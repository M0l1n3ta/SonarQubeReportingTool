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080" w:type="dxa"/>
        <w:tblInd w:w="2988" w:type="dxa"/>
        <w:tblBorders>
          <w:left w:val="single" w:sz="4" w:space="0" w:color="C0C0C0"/>
        </w:tblBorders>
        <w:tblLayout w:type="fixed"/>
        <w:tblLook w:val="01E0" w:firstRow="1" w:lastRow="1" w:firstColumn="1" w:lastColumn="1" w:noHBand="0" w:noVBand="0"/>
      </w:tblPr>
      <w:tblGrid>
        <w:gridCol w:w="2123"/>
        <w:gridCol w:w="4957"/>
      </w:tblGrid>
      <w:tr w:rsidR="000D3997" w:rsidRPr="00211A95" w14:paraId="333FCEBD" w14:textId="77777777" w:rsidTr="00046FA0">
        <w:trPr>
          <w:trHeight w:val="907"/>
        </w:trPr>
        <w:tc>
          <w:tcPr>
            <w:tcW w:w="2123" w:type="dxa"/>
            <w:tcBorders>
              <w:top w:val="nil"/>
              <w:left w:val="nil"/>
              <w:bottom w:val="nil"/>
              <w:right w:val="single" w:sz="4" w:space="0" w:color="C0C0C0"/>
            </w:tcBorders>
            <w:vAlign w:val="center"/>
          </w:tcPr>
          <w:p w14:paraId="333FCEBA" w14:textId="77777777" w:rsidR="000D3997" w:rsidRPr="00211A95" w:rsidRDefault="000D3997" w:rsidP="00046FA0">
            <w:pPr>
              <w:rPr>
                <w:rFonts w:ascii="Verdana" w:hAnsi="Verdana" w:cs="Arial"/>
                <w:color w:val="1F497D" w:themeColor="text2"/>
                <w:sz w:val="18"/>
                <w:lang w:val="es-ES"/>
              </w:rPr>
            </w:pPr>
          </w:p>
          <w:p w14:paraId="333FCEBB" w14:textId="77777777" w:rsidR="000D3997" w:rsidRPr="00211A95" w:rsidRDefault="000D3997" w:rsidP="00046FA0">
            <w:pPr>
              <w:pStyle w:val="Namescovertitle"/>
              <w:rPr>
                <w:rFonts w:ascii="Verdana" w:hAnsi="Verdana" w:cs="Arial"/>
                <w:color w:val="1F497D" w:themeColor="text2"/>
                <w:lang w:val="es-ES"/>
              </w:rPr>
            </w:pPr>
          </w:p>
        </w:tc>
        <w:tc>
          <w:tcPr>
            <w:tcW w:w="4957" w:type="dxa"/>
            <w:tcBorders>
              <w:top w:val="nil"/>
              <w:left w:val="single" w:sz="4" w:space="0" w:color="C0C0C0"/>
              <w:bottom w:val="nil"/>
              <w:right w:val="nil"/>
            </w:tcBorders>
            <w:vAlign w:val="center"/>
          </w:tcPr>
          <w:p w14:paraId="333FCEBC" w14:textId="0F4AF830" w:rsidR="000D3997" w:rsidRPr="00211A95" w:rsidRDefault="000D3997" w:rsidP="00BF0D40">
            <w:pPr>
              <w:pStyle w:val="CoverDate"/>
              <w:jc w:val="center"/>
              <w:rPr>
                <w:rFonts w:ascii="Verdana" w:hAnsi="Verdana" w:cs="Arial"/>
                <w:color w:val="1F497D" w:themeColor="text2"/>
                <w:lang w:val="es-ES"/>
              </w:rPr>
            </w:pPr>
            <w:r w:rsidRPr="00211A95">
              <w:rPr>
                <w:rFonts w:ascii="Verdana" w:hAnsi="Verdana" w:cs="Arial"/>
                <w:color w:val="1F497D" w:themeColor="text2"/>
                <w:lang w:val="es-ES"/>
              </w:rPr>
              <w:t xml:space="preserve">Madrid, </w:t>
            </w:r>
            <w:r w:rsidR="00426723">
              <w:rPr>
                <w:rFonts w:ascii="Verdana" w:hAnsi="Verdana" w:cs="Arial"/>
                <w:color w:val="1F497D" w:themeColor="text2"/>
                <w:lang w:val="es-ES"/>
              </w:rPr>
              <w:t>_</w:t>
            </w:r>
            <w:r w:rsidRPr="00211A95">
              <w:rPr>
                <w:rFonts w:ascii="Verdana" w:hAnsi="Verdana" w:cs="Arial"/>
                <w:color w:val="1F497D" w:themeColor="text2"/>
                <w:lang w:val="es-ES"/>
              </w:rPr>
              <w:t xml:space="preserve"> de </w:t>
            </w:r>
            <w:r w:rsidR="00426723">
              <w:rPr>
                <w:rFonts w:ascii="Verdana" w:hAnsi="Verdana" w:cs="Arial"/>
                <w:color w:val="1F497D" w:themeColor="text2"/>
                <w:lang w:val="es-ES"/>
              </w:rPr>
              <w:t>_</w:t>
            </w:r>
            <w:bookmarkStart w:id="0" w:name="_GoBack"/>
            <w:bookmarkEnd w:id="0"/>
            <w:r w:rsidR="005E63C8" w:rsidRPr="00211A95">
              <w:rPr>
                <w:rFonts w:ascii="Verdana" w:hAnsi="Verdana" w:cs="Arial"/>
                <w:color w:val="1F497D" w:themeColor="text2"/>
                <w:lang w:val="es-ES"/>
              </w:rPr>
              <w:t xml:space="preserve"> </w:t>
            </w:r>
            <w:r w:rsidR="008564F8" w:rsidRPr="00211A95">
              <w:rPr>
                <w:rFonts w:ascii="Verdana" w:hAnsi="Verdana" w:cs="Arial"/>
                <w:color w:val="1F497D" w:themeColor="text2"/>
                <w:lang w:val="es-ES"/>
              </w:rPr>
              <w:t>de 2018</w:t>
            </w:r>
          </w:p>
        </w:tc>
      </w:tr>
    </w:tbl>
    <w:p w14:paraId="333FCEBE" w14:textId="77777777" w:rsidR="000D3997" w:rsidRPr="00211A95" w:rsidRDefault="0016497F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  <w:r w:rsidRPr="00211A95">
        <w:rPr>
          <w:rFonts w:ascii="Verdana" w:hAnsi="Verdana" w:cs="Arial"/>
          <w:noProof/>
          <w:color w:val="1F497D" w:themeColor="text2"/>
          <w:lang w:val="es-ES" w:eastAsia="es-ES"/>
        </w:rPr>
        <w:drawing>
          <wp:anchor distT="0" distB="0" distL="114300" distR="114300" simplePos="0" relativeHeight="251661824" behindDoc="1" locked="0" layoutInCell="1" allowOverlap="1" wp14:anchorId="333FCFDA" wp14:editId="333FCFDB">
            <wp:simplePos x="0" y="0"/>
            <wp:positionH relativeFrom="column">
              <wp:posOffset>-657225</wp:posOffset>
            </wp:positionH>
            <wp:positionV relativeFrom="paragraph">
              <wp:posOffset>-1051560</wp:posOffset>
            </wp:positionV>
            <wp:extent cx="1403350" cy="569041"/>
            <wp:effectExtent l="0" t="0" r="6350" b="2540"/>
            <wp:wrapNone/>
            <wp:docPr id="2" name="Picture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56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FCEBF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  <w:r w:rsidRPr="00211A95">
        <w:rPr>
          <w:rFonts w:ascii="Verdana" w:hAnsi="Verdana" w:cs="Arial"/>
          <w:noProof/>
          <w:color w:val="1F497D" w:themeColor="text2"/>
          <w:lang w:val="es-ES" w:eastAsia="es-ES"/>
        </w:rPr>
        <w:drawing>
          <wp:anchor distT="0" distB="0" distL="114300" distR="114300" simplePos="0" relativeHeight="251655680" behindDoc="1" locked="0" layoutInCell="1" allowOverlap="1" wp14:anchorId="333FCFDC" wp14:editId="333FCFDD">
            <wp:simplePos x="0" y="0"/>
            <wp:positionH relativeFrom="column">
              <wp:posOffset>-658495</wp:posOffset>
            </wp:positionH>
            <wp:positionV relativeFrom="paragraph">
              <wp:posOffset>132715</wp:posOffset>
            </wp:positionV>
            <wp:extent cx="1356360" cy="735330"/>
            <wp:effectExtent l="19050" t="0" r="0" b="0"/>
            <wp:wrapNone/>
            <wp:docPr id="3" name="Picture 2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3FCEC0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</w:p>
    <w:p w14:paraId="333FCEC1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</w:p>
    <w:p w14:paraId="333FCEC2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</w:p>
    <w:p w14:paraId="333FCEC3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</w:p>
    <w:p w14:paraId="333FCEC4" w14:textId="77777777" w:rsidR="000D3997" w:rsidRPr="00211A95" w:rsidRDefault="000D3997" w:rsidP="000D3997">
      <w:pPr>
        <w:pStyle w:val="CapNormal"/>
        <w:rPr>
          <w:rFonts w:ascii="Verdana" w:hAnsi="Verdana" w:cs="Arial"/>
          <w:color w:val="1F497D" w:themeColor="text2"/>
          <w:sz w:val="18"/>
          <w:lang w:val="es-ES"/>
        </w:rPr>
      </w:pPr>
      <w:r w:rsidRPr="00211A95">
        <w:rPr>
          <w:rFonts w:ascii="Verdana" w:hAnsi="Verdana" w:cs="Arial"/>
          <w:noProof/>
          <w:color w:val="1F497D" w:themeColor="text2"/>
          <w:lang w:val="es-ES" w:eastAsia="es-ES"/>
        </w:rPr>
        <w:drawing>
          <wp:anchor distT="0" distB="0" distL="114300" distR="114300" simplePos="0" relativeHeight="251658752" behindDoc="1" locked="0" layoutInCell="1" allowOverlap="1" wp14:anchorId="333FCFDE" wp14:editId="333FCFDF">
            <wp:simplePos x="0" y="0"/>
            <wp:positionH relativeFrom="page">
              <wp:align>left</wp:align>
            </wp:positionH>
            <wp:positionV relativeFrom="paragraph">
              <wp:posOffset>630555</wp:posOffset>
            </wp:positionV>
            <wp:extent cx="8641080" cy="6655435"/>
            <wp:effectExtent l="0" t="0" r="7620" b="0"/>
            <wp:wrapNone/>
            <wp:docPr id="4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1080" cy="665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10977" w:type="dxa"/>
        <w:tblInd w:w="-969" w:type="dxa"/>
        <w:tblLook w:val="01E0" w:firstRow="1" w:lastRow="1" w:firstColumn="1" w:lastColumn="1" w:noHBand="0" w:noVBand="0"/>
      </w:tblPr>
      <w:tblGrid>
        <w:gridCol w:w="10977"/>
      </w:tblGrid>
      <w:tr w:rsidR="000D3997" w:rsidRPr="00176861" w14:paraId="333FCEC9" w14:textId="77777777" w:rsidTr="00046FA0">
        <w:trPr>
          <w:trHeight w:val="1782"/>
        </w:trPr>
        <w:tc>
          <w:tcPr>
            <w:tcW w:w="10977" w:type="dxa"/>
          </w:tcPr>
          <w:p w14:paraId="333FCEC5" w14:textId="77777777" w:rsidR="000D3997" w:rsidRPr="00211A95" w:rsidRDefault="000D3997" w:rsidP="00046FA0">
            <w:pPr>
              <w:pStyle w:val="SubTitle"/>
              <w:rPr>
                <w:rFonts w:ascii="Verdana" w:hAnsi="Verdana" w:cs="Arial"/>
                <w:color w:val="1F497D" w:themeColor="text2"/>
              </w:rPr>
            </w:pPr>
          </w:p>
          <w:p w14:paraId="333FCEC6" w14:textId="028A559A" w:rsidR="000D3997" w:rsidRPr="00211A95" w:rsidRDefault="003A5E01" w:rsidP="00046FA0">
            <w:pPr>
              <w:pStyle w:val="SubTitle"/>
              <w:rPr>
                <w:rFonts w:ascii="Verdana" w:hAnsi="Verdana" w:cs="Arial"/>
                <w:color w:val="1F497D" w:themeColor="text2"/>
              </w:rPr>
            </w:pPr>
            <w:r w:rsidRPr="00211A95">
              <w:rPr>
                <w:rFonts w:ascii="Verdana" w:hAnsi="Verdana" w:cs="Arial"/>
                <w:color w:val="1F497D" w:themeColor="text2"/>
              </w:rPr>
              <w:t>SERVICIOS PARA PRUEBAS Y VALIDACIÓN DE APLICACIONES, CON DESTINO A LA INTERVENCIÓN GENERAL DE LA ADMINISTRACIÓN DEL ESTADO (IGAE)</w:t>
            </w:r>
          </w:p>
          <w:p w14:paraId="333FCEC7" w14:textId="2C320427" w:rsidR="000D3997" w:rsidRPr="00503DC0" w:rsidRDefault="002E4B68" w:rsidP="00046FA0">
            <w:pPr>
              <w:pStyle w:val="SubTitle"/>
              <w:rPr>
                <w:rFonts w:ascii="Verdana" w:hAnsi="Verdana" w:cs="Arial"/>
                <w:color w:val="1F497D" w:themeColor="text2"/>
                <w:u w:val="single"/>
                <w:lang w:val="es-ES_tradnl"/>
              </w:rPr>
            </w:pPr>
            <w:r w:rsidRPr="00211A95">
              <w:rPr>
                <w:rFonts w:ascii="Verdana" w:hAnsi="Verdana" w:cs="Arial"/>
                <w:color w:val="1F497D" w:themeColor="text2"/>
              </w:rPr>
              <w:t xml:space="preserve">Análisis estático de código. </w:t>
            </w:r>
            <w:r w:rsidRPr="00503DC0">
              <w:rPr>
                <w:rFonts w:ascii="Verdana" w:hAnsi="Verdana" w:cs="Arial"/>
                <w:color w:val="1F497D" w:themeColor="text2"/>
                <w:lang w:val="es-ES_tradnl"/>
              </w:rPr>
              <w:t>Informe</w:t>
            </w:r>
            <w:ins w:id="1" w:author="Cardenal López, Carlos" w:date="2018-07-17T08:22:00Z">
              <w:r w:rsidR="00584DC9" w:rsidRPr="00503DC0">
                <w:rPr>
                  <w:rFonts w:ascii="Verdana" w:hAnsi="Verdana" w:cs="Arial"/>
                  <w:color w:val="1F497D" w:themeColor="text2"/>
                  <w:lang w:val="es-ES_tradnl"/>
                </w:rPr>
                <w:t xml:space="preserve"> ejecutivo</w:t>
              </w:r>
            </w:ins>
            <w:del w:id="2" w:author="Cardenal López, Carlos" w:date="2018-07-17T08:22:00Z">
              <w:r w:rsidRPr="00503DC0" w:rsidDel="00584DC9">
                <w:rPr>
                  <w:rFonts w:ascii="Verdana" w:hAnsi="Verdana" w:cs="Arial"/>
                  <w:color w:val="1F497D" w:themeColor="text2"/>
                  <w:lang w:val="es-ES_tradnl"/>
                </w:rPr>
                <w:delText xml:space="preserve"> de resultados</w:delText>
              </w:r>
            </w:del>
            <w:r w:rsidRPr="00503DC0">
              <w:rPr>
                <w:rFonts w:ascii="Verdana" w:hAnsi="Verdana" w:cs="Arial"/>
                <w:color w:val="1F497D" w:themeColor="text2"/>
                <w:lang w:val="es-ES_tradnl"/>
              </w:rPr>
              <w:t xml:space="preserve">: </w:t>
            </w:r>
            <w:r w:rsidR="00176861" w:rsidRPr="00503DC0">
              <w:rPr>
                <w:rFonts w:ascii="Verdana" w:hAnsi="Verdana" w:cs="Arial"/>
                <w:color w:val="1F497D" w:themeColor="text2"/>
                <w:lang w:val="es-ES_tradnl"/>
              </w:rPr>
              <w:t>{{ project_name }}</w:t>
            </w:r>
            <w:r w:rsidR="000972DC" w:rsidRPr="00503DC0">
              <w:rPr>
                <w:rFonts w:ascii="Verdana" w:hAnsi="Verdana" w:cs="Arial"/>
                <w:color w:val="1F497D" w:themeColor="text2"/>
                <w:lang w:val="es-ES_tradnl"/>
              </w:rPr>
              <w:t xml:space="preserve"> (I)</w:t>
            </w:r>
          </w:p>
          <w:p w14:paraId="333FCEC8" w14:textId="77777777" w:rsidR="000D3997" w:rsidRPr="00503DC0" w:rsidRDefault="000D3997" w:rsidP="00046FA0">
            <w:pPr>
              <w:pStyle w:val="SubTitle"/>
              <w:rPr>
                <w:rFonts w:ascii="Verdana" w:hAnsi="Verdana" w:cs="Arial"/>
                <w:color w:val="1F497D" w:themeColor="text2"/>
                <w:lang w:val="es-ES_tradnl"/>
              </w:rPr>
            </w:pPr>
          </w:p>
        </w:tc>
      </w:tr>
    </w:tbl>
    <w:p w14:paraId="333FCECA" w14:textId="7287A6C7" w:rsidR="000D3997" w:rsidRPr="00503DC0" w:rsidDel="00584DC9" w:rsidRDefault="000D3997" w:rsidP="000D3997">
      <w:pPr>
        <w:tabs>
          <w:tab w:val="left" w:pos="3240"/>
        </w:tabs>
        <w:rPr>
          <w:del w:id="3" w:author="Cardenal López, Carlos" w:date="2018-07-17T08:22:00Z"/>
          <w:rFonts w:ascii="Verdana" w:hAnsi="Verdana" w:cs="Arial"/>
          <w:color w:val="1F497D" w:themeColor="text2"/>
          <w:sz w:val="20"/>
        </w:rPr>
        <w:sectPr w:rsidR="000D3997" w:rsidRPr="00503DC0" w:rsidDel="00584DC9" w:rsidSect="006D7F67">
          <w:pgSz w:w="12240" w:h="15840"/>
          <w:pgMar w:top="1152" w:right="1800" w:bottom="1440" w:left="1800" w:header="720" w:footer="720" w:gutter="0"/>
          <w:cols w:space="720"/>
          <w:titlePg/>
          <w:docGrid w:linePitch="360"/>
        </w:sectPr>
      </w:pPr>
      <w:del w:id="4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delText xml:space="preserve">              </w:delText>
        </w:r>
      </w:del>
    </w:p>
    <w:p w14:paraId="333FCECB" w14:textId="02EFE609" w:rsidR="000D3997" w:rsidRPr="00503DC0" w:rsidDel="00584DC9" w:rsidRDefault="000D3997" w:rsidP="000D3997">
      <w:pPr>
        <w:rPr>
          <w:del w:id="5" w:author="Cardenal López, Carlos" w:date="2018-07-17T08:22:00Z"/>
          <w:rFonts w:ascii="Verdana" w:hAnsi="Verdana" w:cs="Arial"/>
          <w:b/>
          <w:bCs/>
          <w:smallCaps/>
          <w:color w:val="1F497D" w:themeColor="text2"/>
          <w:sz w:val="24"/>
        </w:rPr>
      </w:pPr>
      <w:del w:id="6" w:author="Cardenal López, Carlos" w:date="2018-07-17T08:22:00Z">
        <w:r w:rsidRPr="00211A95" w:rsidDel="00584DC9">
          <w:rPr>
            <w:rFonts w:ascii="Verdana" w:hAnsi="Verdana" w:cs="Arial"/>
            <w:b/>
            <w:bCs/>
            <w:smallCaps/>
            <w:noProof/>
            <w:color w:val="1F497D" w:themeColor="text2"/>
            <w:sz w:val="24"/>
            <w:lang w:val="es-ES" w:eastAsia="es-ES"/>
          </w:rPr>
          <w:drawing>
            <wp:anchor distT="0" distB="0" distL="114300" distR="114300" simplePos="0" relativeHeight="251656704" behindDoc="1" locked="0" layoutInCell="1" allowOverlap="1" wp14:anchorId="333FCFE0" wp14:editId="0A7F843E">
              <wp:simplePos x="0" y="0"/>
              <wp:positionH relativeFrom="column">
                <wp:posOffset>-1680210</wp:posOffset>
              </wp:positionH>
              <wp:positionV relativeFrom="paragraph">
                <wp:posOffset>-1816100</wp:posOffset>
              </wp:positionV>
              <wp:extent cx="9144000" cy="4524375"/>
              <wp:effectExtent l="19050" t="0" r="0" b="0"/>
              <wp:wrapNone/>
              <wp:docPr id="8" name="Picture 20" descr="template_main_slid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template_main_slide.png"/>
                      <pic:cNvPicPr>
                        <a:picLocks noChangeAspect="1" noChangeArrowheads="1"/>
                      </pic:cNvPicPr>
                    </pic:nvPicPr>
                    <pic:blipFill>
                      <a:blip r:embed="rId14" cstate="print"/>
                      <a:srcRect t="1248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144000" cy="452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Pr="00211A95" w:rsidDel="00584DC9">
          <w:rPr>
            <w:rFonts w:ascii="Verdana" w:hAnsi="Verdana" w:cs="Arial"/>
            <w:b/>
            <w:bCs/>
            <w:smallCaps/>
            <w:noProof/>
            <w:color w:val="1F497D" w:themeColor="text2"/>
            <w:sz w:val="24"/>
            <w:lang w:val="es-ES" w:eastAsia="es-ES"/>
          </w:rPr>
          <w:drawing>
            <wp:anchor distT="0" distB="0" distL="114300" distR="114300" simplePos="0" relativeHeight="251657728" behindDoc="0" locked="0" layoutInCell="1" allowOverlap="1" wp14:anchorId="333FCFE2" wp14:editId="43A593CA">
              <wp:simplePos x="0" y="0"/>
              <wp:positionH relativeFrom="column">
                <wp:posOffset>-600710</wp:posOffset>
              </wp:positionH>
              <wp:positionV relativeFrom="paragraph">
                <wp:posOffset>-575310</wp:posOffset>
              </wp:positionV>
              <wp:extent cx="2287905" cy="2218055"/>
              <wp:effectExtent l="19050" t="0" r="0" b="0"/>
              <wp:wrapNone/>
              <wp:docPr id="9" name="Picture 5" descr="CBE_CMJ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BE_CMJN"/>
                      <pic:cNvPicPr>
                        <a:picLocks noChangeAspect="1" noChangeArrowheads="1"/>
                      </pic:cNvPicPr>
                    </pic:nvPicPr>
                    <pic:blipFill>
                      <a:blip r:embed="rId15" cstate="print"/>
                      <a:srcRect/>
                      <a:stretch>
                        <a:fillRect/>
                      </a:stretch>
                    </pic:blipFill>
                    <pic:spPr bwMode="gray">
                      <a:xfrm>
                        <a:off x="0" y="0"/>
                        <a:ext cx="2287905" cy="22180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del>
    </w:p>
    <w:p w14:paraId="333FCECC" w14:textId="45C9071A" w:rsidR="000D3997" w:rsidRPr="00503DC0" w:rsidDel="00584DC9" w:rsidRDefault="00985942" w:rsidP="00985942">
      <w:pPr>
        <w:tabs>
          <w:tab w:val="left" w:pos="5925"/>
        </w:tabs>
        <w:jc w:val="both"/>
        <w:rPr>
          <w:del w:id="7" w:author="Cardenal López, Carlos" w:date="2018-07-17T08:22:00Z"/>
          <w:rFonts w:ascii="Verdana" w:hAnsi="Verdana" w:cs="Arial"/>
          <w:color w:val="1F497D" w:themeColor="text2"/>
          <w:sz w:val="28"/>
        </w:rPr>
      </w:pPr>
      <w:del w:id="8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8"/>
          </w:rPr>
          <w:tab/>
        </w:r>
      </w:del>
    </w:p>
    <w:p w14:paraId="333FCECD" w14:textId="4C223C59" w:rsidR="000D3997" w:rsidRPr="00503DC0" w:rsidDel="00584DC9" w:rsidRDefault="000D3997" w:rsidP="000D3997">
      <w:pPr>
        <w:ind w:left="360"/>
        <w:jc w:val="both"/>
        <w:rPr>
          <w:del w:id="9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CE" w14:textId="5871FC3F" w:rsidR="000D3997" w:rsidRPr="00503DC0" w:rsidDel="00584DC9" w:rsidRDefault="000D3997" w:rsidP="000D3997">
      <w:pPr>
        <w:ind w:left="360"/>
        <w:jc w:val="both"/>
        <w:rPr>
          <w:del w:id="10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CF" w14:textId="27E6D587" w:rsidR="000D3997" w:rsidRPr="00503DC0" w:rsidDel="00584DC9" w:rsidRDefault="000D3997" w:rsidP="000D3997">
      <w:pPr>
        <w:ind w:left="360"/>
        <w:jc w:val="both"/>
        <w:rPr>
          <w:del w:id="11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0" w14:textId="5D9A714F" w:rsidR="000D3997" w:rsidRPr="00503DC0" w:rsidDel="00584DC9" w:rsidRDefault="000D3997" w:rsidP="000D3997">
      <w:pPr>
        <w:ind w:left="360"/>
        <w:jc w:val="both"/>
        <w:rPr>
          <w:del w:id="12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1" w14:textId="08F9D8AA" w:rsidR="000D3997" w:rsidRPr="00503DC0" w:rsidDel="00584DC9" w:rsidRDefault="000D3997" w:rsidP="000D3997">
      <w:pPr>
        <w:ind w:left="360"/>
        <w:jc w:val="both"/>
        <w:rPr>
          <w:del w:id="13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2" w14:textId="73F9B9FC" w:rsidR="000D3997" w:rsidRPr="00503DC0" w:rsidDel="00584DC9" w:rsidRDefault="000D3997" w:rsidP="000D3997">
      <w:pPr>
        <w:ind w:left="360"/>
        <w:jc w:val="both"/>
        <w:rPr>
          <w:del w:id="14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3" w14:textId="4E60FCA5" w:rsidR="000D3997" w:rsidRPr="00503DC0" w:rsidDel="00584DC9" w:rsidRDefault="000D3997" w:rsidP="000D3997">
      <w:pPr>
        <w:ind w:left="360"/>
        <w:jc w:val="both"/>
        <w:rPr>
          <w:del w:id="15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4" w14:textId="352DFDCF" w:rsidR="000D3997" w:rsidRPr="00503DC0" w:rsidDel="00584DC9" w:rsidRDefault="000D3997" w:rsidP="000D3997">
      <w:pPr>
        <w:shd w:val="clear" w:color="auto" w:fill="8DB3E2" w:themeFill="text2" w:themeFillTint="66"/>
        <w:ind w:left="360"/>
        <w:jc w:val="both"/>
        <w:rPr>
          <w:del w:id="16" w:author="Cardenal López, Carlos" w:date="2018-07-17T08:22:00Z"/>
          <w:rFonts w:ascii="Verdana" w:hAnsi="Verdana" w:cs="Arial"/>
          <w:b/>
          <w:color w:val="FFFFFF" w:themeColor="background1"/>
          <w:sz w:val="36"/>
        </w:rPr>
      </w:pPr>
      <w:del w:id="17" w:author="Cardenal López, Carlos" w:date="2018-07-17T08:22:00Z">
        <w:r w:rsidRPr="00503DC0" w:rsidDel="00584DC9">
          <w:rPr>
            <w:rFonts w:ascii="Verdana" w:hAnsi="Verdana" w:cs="Arial"/>
            <w:b/>
            <w:color w:val="FFFFFF" w:themeColor="background1"/>
            <w:sz w:val="36"/>
          </w:rPr>
          <w:delText>Política de Privacidad</w:delText>
        </w:r>
      </w:del>
    </w:p>
    <w:p w14:paraId="333FCED5" w14:textId="406ECBEF" w:rsidR="000D3997" w:rsidRPr="00503DC0" w:rsidDel="00584DC9" w:rsidRDefault="000D3997" w:rsidP="000D3997">
      <w:pPr>
        <w:ind w:left="360"/>
        <w:jc w:val="both"/>
        <w:rPr>
          <w:del w:id="18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6" w14:textId="61E20974" w:rsidR="000D3997" w:rsidRPr="00503DC0" w:rsidDel="00584DC9" w:rsidRDefault="000D3997" w:rsidP="000D3997">
      <w:pPr>
        <w:ind w:left="360"/>
        <w:jc w:val="both"/>
        <w:rPr>
          <w:del w:id="19" w:author="Cardenal López, Carlos" w:date="2018-07-17T08:22:00Z"/>
          <w:rFonts w:ascii="Verdana" w:hAnsi="Verdana" w:cs="Arial"/>
          <w:color w:val="1F497D" w:themeColor="text2"/>
          <w:sz w:val="20"/>
          <w:u w:val="single"/>
        </w:rPr>
      </w:pPr>
      <w:del w:id="20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delText xml:space="preserve">La información contenida en nuestra propuesta es </w:delText>
        </w:r>
        <w:r w:rsidRPr="00503DC0" w:rsidDel="00584DC9">
          <w:rPr>
            <w:rFonts w:ascii="Verdana" w:hAnsi="Verdana" w:cs="Arial"/>
            <w:b/>
            <w:color w:val="1F497D" w:themeColor="text2"/>
            <w:sz w:val="20"/>
          </w:rPr>
          <w:delText>confidencial</w:delText>
        </w:r>
        <w:r w:rsidRPr="00503DC0" w:rsidDel="00584DC9">
          <w:rPr>
            <w:rFonts w:ascii="Verdana" w:hAnsi="Verdana" w:cs="Arial"/>
            <w:color w:val="1F497D" w:themeColor="text2"/>
            <w:sz w:val="20"/>
          </w:rPr>
          <w:delText xml:space="preserve"> y </w:delText>
        </w:r>
        <w:r w:rsidRPr="00503DC0" w:rsidDel="00584DC9">
          <w:rPr>
            <w:rFonts w:ascii="Verdana" w:hAnsi="Verdana" w:cs="Arial"/>
            <w:b/>
            <w:color w:val="1F497D" w:themeColor="text2"/>
            <w:sz w:val="20"/>
          </w:rPr>
          <w:delText>propiedad</w:delText>
        </w:r>
        <w:r w:rsidRPr="00503DC0" w:rsidDel="00584DC9">
          <w:rPr>
            <w:rFonts w:ascii="Verdana" w:hAnsi="Verdana" w:cs="Arial"/>
            <w:color w:val="1F497D" w:themeColor="text2"/>
            <w:sz w:val="20"/>
          </w:rPr>
          <w:delText xml:space="preserve"> de Capgemini España S.L.</w:delText>
        </w:r>
      </w:del>
    </w:p>
    <w:p w14:paraId="333FCED7" w14:textId="3791A39A" w:rsidR="000D3997" w:rsidRPr="00503DC0" w:rsidDel="00584DC9" w:rsidRDefault="000D3997" w:rsidP="000D3997">
      <w:pPr>
        <w:ind w:left="360"/>
        <w:jc w:val="both"/>
        <w:rPr>
          <w:del w:id="21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8" w14:textId="5DD3929D" w:rsidR="000D3997" w:rsidRPr="00503DC0" w:rsidDel="00584DC9" w:rsidRDefault="000D3997" w:rsidP="000D3997">
      <w:pPr>
        <w:ind w:left="360"/>
        <w:jc w:val="both"/>
        <w:rPr>
          <w:del w:id="22" w:author="Cardenal López, Carlos" w:date="2018-07-17T08:22:00Z"/>
          <w:rFonts w:ascii="Verdana" w:hAnsi="Verdana" w:cs="Arial"/>
          <w:color w:val="1F497D" w:themeColor="text2"/>
          <w:sz w:val="20"/>
        </w:rPr>
      </w:pPr>
      <w:del w:id="23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delText>La información relativa a los conceptos, ideas, metodologías y otros materiales utilizados está estrictamente limitada a la utilización por los colaboradores de LA INTERVENCIÓN GENERAL DE LA ADMINISTRACIÓN DEL ESTADO (IGAE), y únicamente para la cualificación de la propuesta y valoración de las capacidades y competencias de Capgemini, relativas a la colaboración que pueda prestar a la IGAE, en el ámbito y alcance de la presente propuesta de colaboración</w:delText>
        </w:r>
      </w:del>
    </w:p>
    <w:p w14:paraId="333FCED9" w14:textId="18AC7358" w:rsidR="000D3997" w:rsidRPr="00503DC0" w:rsidDel="00584DC9" w:rsidRDefault="000D3997" w:rsidP="000D3997">
      <w:pPr>
        <w:ind w:left="360"/>
        <w:jc w:val="both"/>
        <w:rPr>
          <w:del w:id="24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A" w14:textId="1059B8E4" w:rsidR="000D3997" w:rsidRPr="00503DC0" w:rsidDel="00584DC9" w:rsidRDefault="000D3997" w:rsidP="000D3997">
      <w:pPr>
        <w:ind w:left="360"/>
        <w:jc w:val="both"/>
        <w:rPr>
          <w:del w:id="25" w:author="Cardenal López, Carlos" w:date="2018-07-17T08:22:00Z"/>
          <w:rFonts w:ascii="Verdana" w:hAnsi="Verdana" w:cs="Arial"/>
          <w:color w:val="1F497D" w:themeColor="text2"/>
          <w:sz w:val="20"/>
        </w:rPr>
      </w:pPr>
      <w:del w:id="26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delText>No se podrán realizar copias totales o parciales de los materiales que constituyen la propuesta fuera de la IGAE, sin la previa autorización de Capgemini.</w:delText>
        </w:r>
      </w:del>
    </w:p>
    <w:p w14:paraId="333FCEDB" w14:textId="5D16C045" w:rsidR="000D3997" w:rsidRPr="00503DC0" w:rsidDel="00584DC9" w:rsidRDefault="000D3997" w:rsidP="000D3997">
      <w:pPr>
        <w:ind w:left="360"/>
        <w:jc w:val="both"/>
        <w:rPr>
          <w:del w:id="27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C" w14:textId="06FB6618" w:rsidR="000D3997" w:rsidRPr="00503DC0" w:rsidDel="00584DC9" w:rsidRDefault="000D3997" w:rsidP="000D3997">
      <w:pPr>
        <w:ind w:left="360"/>
        <w:jc w:val="both"/>
        <w:rPr>
          <w:del w:id="28" w:author="Cardenal López, Carlos" w:date="2018-07-17T08:22:00Z"/>
          <w:rFonts w:ascii="Verdana" w:hAnsi="Verdana" w:cs="Arial"/>
          <w:color w:val="1F497D" w:themeColor="text2"/>
          <w:sz w:val="20"/>
        </w:rPr>
      </w:pPr>
      <w:del w:id="29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delText>Las referencias a Clientes o a otras entidades presentadas en la propuesta no pueden ser mencionadas o utilizadas sin autorización previa de Capgemini.</w:delText>
        </w:r>
      </w:del>
    </w:p>
    <w:p w14:paraId="333FCEDD" w14:textId="75886A73" w:rsidR="000D3997" w:rsidRPr="00503DC0" w:rsidDel="00584DC9" w:rsidRDefault="000D3997" w:rsidP="000D3997">
      <w:pPr>
        <w:spacing w:after="0"/>
        <w:rPr>
          <w:del w:id="30" w:author="Cardenal López, Carlos" w:date="2018-07-17T08:22:00Z"/>
          <w:rFonts w:ascii="Verdana" w:hAnsi="Verdana" w:cs="Arial"/>
          <w:color w:val="1F497D" w:themeColor="text2"/>
          <w:sz w:val="20"/>
        </w:rPr>
      </w:pPr>
    </w:p>
    <w:p w14:paraId="333FCEDE" w14:textId="07780A7C" w:rsidR="00060890" w:rsidRPr="00503DC0" w:rsidDel="00584DC9" w:rsidRDefault="00060890" w:rsidP="00060890">
      <w:pPr>
        <w:spacing w:after="0"/>
        <w:rPr>
          <w:del w:id="31" w:author="Cardenal López, Carlos" w:date="2018-07-17T08:22:00Z"/>
          <w:rFonts w:ascii="Verdana" w:hAnsi="Verdana" w:cs="Arial"/>
          <w:color w:val="1F497D" w:themeColor="text2"/>
          <w:sz w:val="20"/>
        </w:rPr>
      </w:pPr>
      <w:del w:id="32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sz w:val="20"/>
          </w:rPr>
          <w:br w:type="page"/>
        </w:r>
      </w:del>
    </w:p>
    <w:p w14:paraId="333FCEDF" w14:textId="6785D9D1" w:rsidR="00060890" w:rsidRPr="00503DC0" w:rsidDel="00584DC9" w:rsidRDefault="00060890" w:rsidP="00060890">
      <w:pPr>
        <w:pStyle w:val="CapHeader"/>
        <w:rPr>
          <w:del w:id="33" w:author="Cardenal López, Carlos" w:date="2018-07-17T08:22:00Z"/>
          <w:rFonts w:ascii="Verdana" w:hAnsi="Verdana" w:cs="Arial"/>
          <w:color w:val="1F497D" w:themeColor="text2"/>
          <w:lang w:val="es-ES_tradnl"/>
        </w:rPr>
      </w:pPr>
      <w:del w:id="34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lang w:val="es-ES_tradnl"/>
          </w:rPr>
          <w:delText>Control de cambios</w:delText>
        </w:r>
      </w:del>
    </w:p>
    <w:p w14:paraId="333FCEE0" w14:textId="0B0EF7EB" w:rsidR="00EF7C9C" w:rsidRPr="00503DC0" w:rsidDel="00584DC9" w:rsidRDefault="00EF7C9C" w:rsidP="00EF7C9C">
      <w:pPr>
        <w:pStyle w:val="CapNormal"/>
        <w:rPr>
          <w:del w:id="35" w:author="Cardenal López, Carlos" w:date="2018-07-17T08:22:00Z"/>
          <w:rFonts w:ascii="Verdana" w:hAnsi="Verdana"/>
          <w:color w:val="1F497D" w:themeColor="text2"/>
          <w:sz w:val="20"/>
          <w:lang w:val="es-ES_tradnl"/>
        </w:rPr>
      </w:pPr>
      <w:del w:id="36" w:author="Cardenal López, Carlos" w:date="2018-07-17T08:22:00Z">
        <w:r w:rsidRPr="00211A95" w:rsidDel="00584DC9">
          <w:rPr>
            <w:rFonts w:ascii="Verdana" w:hAnsi="Verdana"/>
            <w:noProof/>
            <w:color w:val="1F497D" w:themeColor="text2"/>
            <w:sz w:val="20"/>
            <w:lang w:val="es-ES" w:eastAsia="es-ES"/>
          </w:rPr>
          <w:drawing>
            <wp:inline distT="0" distB="0" distL="0" distR="0" wp14:anchorId="333FCFE4" wp14:editId="333FCFE5">
              <wp:extent cx="5434965" cy="176143"/>
              <wp:effectExtent l="19050" t="0" r="0" b="0"/>
              <wp:docPr id="14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4965" cy="17614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del>
    </w:p>
    <w:p w14:paraId="333FCEE1" w14:textId="3A1D3946" w:rsidR="00060890" w:rsidRPr="00503DC0" w:rsidDel="00584DC9" w:rsidRDefault="00060890" w:rsidP="00060890">
      <w:pPr>
        <w:rPr>
          <w:del w:id="37" w:author="Cardenal López, Carlos" w:date="2018-07-17T08:22:00Z"/>
          <w:rFonts w:ascii="Verdana" w:hAnsi="Verdana" w:cs="Arial"/>
          <w:color w:val="1F497D" w:themeColor="text2"/>
          <w:sz w:val="20"/>
        </w:rPr>
      </w:pPr>
    </w:p>
    <w:tbl>
      <w:tblPr>
        <w:tblW w:w="0" w:type="auto"/>
        <w:tblInd w:w="2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D9D9D9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"/>
        <w:gridCol w:w="1038"/>
        <w:gridCol w:w="2202"/>
        <w:gridCol w:w="4152"/>
      </w:tblGrid>
      <w:tr w:rsidR="00060890" w:rsidRPr="00176861" w:rsidDel="00584DC9" w14:paraId="333FCEE6" w14:textId="4F1DB8F8" w:rsidTr="00753769">
        <w:trPr>
          <w:trHeight w:val="360"/>
          <w:del w:id="38" w:author="Cardenal López, Carlos" w:date="2018-07-17T08:22:00Z"/>
        </w:trPr>
        <w:tc>
          <w:tcPr>
            <w:tcW w:w="808" w:type="dxa"/>
            <w:shd w:val="clear" w:color="auto" w:fill="C6D9F1" w:themeFill="text2" w:themeFillTint="33"/>
            <w:vAlign w:val="center"/>
          </w:tcPr>
          <w:p w14:paraId="333FCEE2" w14:textId="21664890" w:rsidR="00060890" w:rsidRPr="00503DC0" w:rsidDel="00584DC9" w:rsidRDefault="00060890" w:rsidP="00753769">
            <w:pPr>
              <w:jc w:val="center"/>
              <w:rPr>
                <w:del w:id="39" w:author="Cardenal López, Carlos" w:date="2018-07-17T08:22:00Z"/>
                <w:rFonts w:ascii="Verdana" w:hAnsi="Verdana" w:cs="Arial"/>
                <w:b/>
                <w:bCs/>
                <w:color w:val="1F497D" w:themeColor="text2"/>
                <w:sz w:val="18"/>
                <w:szCs w:val="18"/>
              </w:rPr>
            </w:pPr>
            <w:del w:id="40" w:author="Cardenal López, Carlos" w:date="2018-07-17T08:22:00Z">
              <w:r w:rsidRPr="00503DC0" w:rsidDel="00584DC9">
                <w:rPr>
                  <w:rFonts w:ascii="Verdana" w:hAnsi="Verdana" w:cs="Arial"/>
                  <w:b/>
                  <w:bCs/>
                  <w:color w:val="1F497D" w:themeColor="text2"/>
                  <w:sz w:val="18"/>
                  <w:szCs w:val="18"/>
                </w:rPr>
                <w:delText>Versión</w:delText>
              </w:r>
            </w:del>
          </w:p>
        </w:tc>
        <w:tc>
          <w:tcPr>
            <w:tcW w:w="1041" w:type="dxa"/>
            <w:shd w:val="clear" w:color="auto" w:fill="C6D9F1" w:themeFill="text2" w:themeFillTint="33"/>
            <w:vAlign w:val="center"/>
          </w:tcPr>
          <w:p w14:paraId="333FCEE3" w14:textId="05E698C9" w:rsidR="00060890" w:rsidRPr="00503DC0" w:rsidDel="00584DC9" w:rsidRDefault="00060890" w:rsidP="00753769">
            <w:pPr>
              <w:jc w:val="center"/>
              <w:rPr>
                <w:del w:id="41" w:author="Cardenal López, Carlos" w:date="2018-07-17T08:22:00Z"/>
                <w:rFonts w:ascii="Verdana" w:hAnsi="Verdana" w:cs="Arial"/>
                <w:b/>
                <w:bCs/>
                <w:color w:val="1F497D" w:themeColor="text2"/>
                <w:sz w:val="18"/>
                <w:szCs w:val="18"/>
              </w:rPr>
            </w:pPr>
            <w:del w:id="42" w:author="Cardenal López, Carlos" w:date="2018-07-17T08:22:00Z">
              <w:r w:rsidRPr="00503DC0" w:rsidDel="00584DC9">
                <w:rPr>
                  <w:rFonts w:ascii="Verdana" w:hAnsi="Verdana" w:cs="Arial"/>
                  <w:b/>
                  <w:bCs/>
                  <w:color w:val="1F497D" w:themeColor="text2"/>
                  <w:sz w:val="18"/>
                  <w:szCs w:val="18"/>
                </w:rPr>
                <w:delText>Fecha</w:delText>
              </w:r>
            </w:del>
          </w:p>
        </w:tc>
        <w:tc>
          <w:tcPr>
            <w:tcW w:w="2268" w:type="dxa"/>
            <w:shd w:val="clear" w:color="auto" w:fill="C6D9F1" w:themeFill="text2" w:themeFillTint="33"/>
            <w:vAlign w:val="center"/>
          </w:tcPr>
          <w:p w14:paraId="333FCEE4" w14:textId="1D7B77AC" w:rsidR="00060890" w:rsidRPr="00503DC0" w:rsidDel="00584DC9" w:rsidRDefault="00060890" w:rsidP="00753769">
            <w:pPr>
              <w:jc w:val="center"/>
              <w:rPr>
                <w:del w:id="43" w:author="Cardenal López, Carlos" w:date="2018-07-17T08:22:00Z"/>
                <w:rFonts w:ascii="Verdana" w:hAnsi="Verdana" w:cs="Arial"/>
                <w:b/>
                <w:bCs/>
                <w:color w:val="1F497D" w:themeColor="text2"/>
                <w:sz w:val="18"/>
                <w:szCs w:val="18"/>
              </w:rPr>
            </w:pPr>
            <w:del w:id="44" w:author="Cardenal López, Carlos" w:date="2018-07-17T08:22:00Z">
              <w:r w:rsidRPr="00503DC0" w:rsidDel="00584DC9">
                <w:rPr>
                  <w:rFonts w:ascii="Verdana" w:hAnsi="Verdana" w:cs="Arial"/>
                  <w:b/>
                  <w:bCs/>
                  <w:color w:val="1F497D" w:themeColor="text2"/>
                  <w:sz w:val="18"/>
                  <w:szCs w:val="18"/>
                </w:rPr>
                <w:delText>Apartado</w:delText>
              </w:r>
            </w:del>
          </w:p>
        </w:tc>
        <w:tc>
          <w:tcPr>
            <w:tcW w:w="4332" w:type="dxa"/>
            <w:shd w:val="clear" w:color="auto" w:fill="C6D9F1" w:themeFill="text2" w:themeFillTint="33"/>
            <w:vAlign w:val="center"/>
          </w:tcPr>
          <w:p w14:paraId="333FCEE5" w14:textId="471D6E4F" w:rsidR="00060890" w:rsidRPr="00503DC0" w:rsidDel="00584DC9" w:rsidRDefault="00060890" w:rsidP="00753769">
            <w:pPr>
              <w:jc w:val="center"/>
              <w:rPr>
                <w:del w:id="45" w:author="Cardenal López, Carlos" w:date="2018-07-17T08:22:00Z"/>
                <w:rFonts w:ascii="Verdana" w:hAnsi="Verdana" w:cs="Arial"/>
                <w:b/>
                <w:bCs/>
                <w:color w:val="1F497D" w:themeColor="text2"/>
                <w:sz w:val="18"/>
                <w:szCs w:val="18"/>
              </w:rPr>
            </w:pPr>
            <w:del w:id="46" w:author="Cardenal López, Carlos" w:date="2018-07-17T08:22:00Z">
              <w:r w:rsidRPr="00503DC0" w:rsidDel="00584DC9">
                <w:rPr>
                  <w:rFonts w:ascii="Verdana" w:hAnsi="Verdana" w:cs="Arial"/>
                  <w:b/>
                  <w:bCs/>
                  <w:color w:val="1F497D" w:themeColor="text2"/>
                  <w:sz w:val="18"/>
                  <w:szCs w:val="18"/>
                </w:rPr>
                <w:delText>Resumen de cambios</w:delText>
              </w:r>
            </w:del>
          </w:p>
        </w:tc>
      </w:tr>
      <w:tr w:rsidR="00060890" w:rsidRPr="00176861" w:rsidDel="00584DC9" w14:paraId="333FCEEB" w14:textId="259FA2DD" w:rsidTr="00000B43">
        <w:trPr>
          <w:trHeight w:val="319"/>
          <w:del w:id="47" w:author="Cardenal López, Carlos" w:date="2018-07-17T08:22:00Z"/>
        </w:trPr>
        <w:tc>
          <w:tcPr>
            <w:tcW w:w="808" w:type="dxa"/>
          </w:tcPr>
          <w:p w14:paraId="333FCEE7" w14:textId="42AFF254" w:rsidR="00060890" w:rsidRPr="00503DC0" w:rsidDel="00584DC9" w:rsidRDefault="00060890" w:rsidP="00D81896">
            <w:pPr>
              <w:rPr>
                <w:del w:id="48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  <w:del w:id="49" w:author="Cardenal López, Carlos" w:date="2018-07-17T08:22:00Z">
              <w:r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1.0</w:delText>
              </w:r>
            </w:del>
          </w:p>
        </w:tc>
        <w:tc>
          <w:tcPr>
            <w:tcW w:w="1041" w:type="dxa"/>
          </w:tcPr>
          <w:p w14:paraId="333FCEE8" w14:textId="2FBFEA88" w:rsidR="00060890" w:rsidRPr="00503DC0" w:rsidDel="00584DC9" w:rsidRDefault="000972DC" w:rsidP="002E4B68">
            <w:pPr>
              <w:rPr>
                <w:del w:id="50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  <w:del w:id="51" w:author="Cardenal López, Carlos" w:date="2018-07-17T08:22:00Z">
              <w:r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12</w:delText>
              </w:r>
              <w:r w:rsidR="005A0CDD"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/</w:delText>
              </w:r>
              <w:r w:rsidR="004539EE"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0</w:delText>
              </w:r>
              <w:r w:rsidR="00E31682"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7</w:delText>
              </w:r>
              <w:r w:rsidR="00060890"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/1</w:delText>
              </w:r>
              <w:r w:rsidR="004539EE"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8</w:delText>
              </w:r>
            </w:del>
          </w:p>
        </w:tc>
        <w:tc>
          <w:tcPr>
            <w:tcW w:w="2268" w:type="dxa"/>
          </w:tcPr>
          <w:p w14:paraId="333FCEE9" w14:textId="2436BB48" w:rsidR="00060890" w:rsidRPr="00503DC0" w:rsidDel="00584DC9" w:rsidRDefault="00060890" w:rsidP="00D81896">
            <w:pPr>
              <w:rPr>
                <w:del w:id="52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  <w:del w:id="53" w:author="Cardenal López, Carlos" w:date="2018-07-17T08:22:00Z">
              <w:r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N/A</w:delText>
              </w:r>
            </w:del>
          </w:p>
        </w:tc>
        <w:tc>
          <w:tcPr>
            <w:tcW w:w="4332" w:type="dxa"/>
          </w:tcPr>
          <w:p w14:paraId="333FCEEA" w14:textId="4EE0EAE1" w:rsidR="00060890" w:rsidRPr="00503DC0" w:rsidDel="00584DC9" w:rsidRDefault="00060890" w:rsidP="00D81896">
            <w:pPr>
              <w:ind w:right="26"/>
              <w:jc w:val="both"/>
              <w:rPr>
                <w:del w:id="54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  <w:del w:id="55" w:author="Cardenal López, Carlos" w:date="2018-07-17T08:22:00Z">
              <w:r w:rsidRPr="00503DC0" w:rsidDel="00584DC9">
                <w:rPr>
                  <w:rFonts w:ascii="Verdana" w:hAnsi="Verdana" w:cs="Arial"/>
                  <w:color w:val="1F497D" w:themeColor="text2"/>
                  <w:sz w:val="18"/>
                  <w:szCs w:val="18"/>
                </w:rPr>
                <w:delText>Versión inicial</w:delText>
              </w:r>
            </w:del>
          </w:p>
        </w:tc>
      </w:tr>
      <w:tr w:rsidR="00046320" w:rsidRPr="00176861" w:rsidDel="00584DC9" w14:paraId="333FCEF0" w14:textId="64D3FFD3" w:rsidTr="008F5B66">
        <w:trPr>
          <w:trHeight w:val="404"/>
          <w:del w:id="56" w:author="Cardenal López, Carlos" w:date="2018-07-17T08:22:00Z"/>
        </w:trPr>
        <w:tc>
          <w:tcPr>
            <w:tcW w:w="808" w:type="dxa"/>
          </w:tcPr>
          <w:p w14:paraId="333FCEEC" w14:textId="7837CC0D" w:rsidR="00046320" w:rsidRPr="00503DC0" w:rsidDel="00584DC9" w:rsidRDefault="00046320" w:rsidP="00D81896">
            <w:pPr>
              <w:rPr>
                <w:del w:id="57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1041" w:type="dxa"/>
          </w:tcPr>
          <w:p w14:paraId="333FCEED" w14:textId="0F9C11C7" w:rsidR="00046320" w:rsidRPr="00503DC0" w:rsidDel="00584DC9" w:rsidRDefault="00046320" w:rsidP="00EC0B46">
            <w:pPr>
              <w:rPr>
                <w:del w:id="58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33FCEEE" w14:textId="7162A6ED" w:rsidR="00046320" w:rsidRPr="00503DC0" w:rsidDel="00584DC9" w:rsidRDefault="00046320" w:rsidP="00D81896">
            <w:pPr>
              <w:rPr>
                <w:del w:id="59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4332" w:type="dxa"/>
          </w:tcPr>
          <w:p w14:paraId="333FCEEF" w14:textId="70AAD5AB" w:rsidR="00046320" w:rsidRPr="00503DC0" w:rsidDel="00584DC9" w:rsidRDefault="00046320" w:rsidP="008F5B66">
            <w:pPr>
              <w:ind w:right="26"/>
              <w:jc w:val="both"/>
              <w:rPr>
                <w:del w:id="60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</w:tr>
      <w:tr w:rsidR="00BA63E5" w:rsidRPr="00176861" w:rsidDel="00584DC9" w14:paraId="333FCEF5" w14:textId="3EA7C016" w:rsidTr="00000B43">
        <w:trPr>
          <w:trHeight w:val="319"/>
          <w:del w:id="61" w:author="Cardenal López, Carlos" w:date="2018-07-17T08:22:00Z"/>
        </w:trPr>
        <w:tc>
          <w:tcPr>
            <w:tcW w:w="808" w:type="dxa"/>
          </w:tcPr>
          <w:p w14:paraId="333FCEF1" w14:textId="340A217D" w:rsidR="00BA63E5" w:rsidRPr="00503DC0" w:rsidDel="00584DC9" w:rsidRDefault="00BA63E5" w:rsidP="00D81896">
            <w:pPr>
              <w:rPr>
                <w:del w:id="62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1041" w:type="dxa"/>
          </w:tcPr>
          <w:p w14:paraId="333FCEF2" w14:textId="03B3781A" w:rsidR="00BA63E5" w:rsidRPr="00503DC0" w:rsidDel="00584DC9" w:rsidRDefault="00BA63E5" w:rsidP="00EC0B46">
            <w:pPr>
              <w:rPr>
                <w:del w:id="63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33FCEF3" w14:textId="1713400F" w:rsidR="00BA63E5" w:rsidRPr="00503DC0" w:rsidDel="00584DC9" w:rsidRDefault="00BA63E5" w:rsidP="00D81896">
            <w:pPr>
              <w:rPr>
                <w:del w:id="64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  <w:tc>
          <w:tcPr>
            <w:tcW w:w="4332" w:type="dxa"/>
          </w:tcPr>
          <w:p w14:paraId="333FCEF4" w14:textId="588D4548" w:rsidR="00BA63E5" w:rsidRPr="00503DC0" w:rsidDel="00584DC9" w:rsidRDefault="00BA63E5" w:rsidP="00BA63E5">
            <w:pPr>
              <w:ind w:right="26"/>
              <w:jc w:val="both"/>
              <w:rPr>
                <w:del w:id="65" w:author="Cardenal López, Carlos" w:date="2018-07-17T08:22:00Z"/>
                <w:rFonts w:ascii="Verdana" w:hAnsi="Verdana" w:cs="Arial"/>
                <w:color w:val="1F497D" w:themeColor="text2"/>
                <w:sz w:val="18"/>
                <w:szCs w:val="18"/>
              </w:rPr>
            </w:pPr>
          </w:p>
        </w:tc>
      </w:tr>
    </w:tbl>
    <w:p w14:paraId="333FCEF6" w14:textId="4480D92B" w:rsidR="00060890" w:rsidRPr="00503DC0" w:rsidDel="00584DC9" w:rsidRDefault="00060890" w:rsidP="00060890">
      <w:pPr>
        <w:pStyle w:val="CapHeader"/>
        <w:rPr>
          <w:del w:id="66" w:author="Cardenal López, Carlos" w:date="2018-07-17T08:22:00Z"/>
          <w:rFonts w:ascii="Verdana" w:hAnsi="Verdana" w:cs="Arial"/>
          <w:color w:val="1F497D" w:themeColor="text2"/>
          <w:lang w:val="es-ES_tradnl"/>
        </w:rPr>
      </w:pPr>
    </w:p>
    <w:p w14:paraId="333FCEF7" w14:textId="1E1823E9" w:rsidR="00060890" w:rsidRPr="00503DC0" w:rsidDel="00584DC9" w:rsidRDefault="00060890" w:rsidP="00060890">
      <w:pPr>
        <w:pStyle w:val="CapNormal"/>
        <w:rPr>
          <w:del w:id="67" w:author="Cardenal López, Carlos" w:date="2018-07-17T08:22:00Z"/>
          <w:rFonts w:ascii="Verdana" w:hAnsi="Verdana" w:cs="Arial"/>
          <w:color w:val="1F497D" w:themeColor="text2"/>
          <w:sz w:val="20"/>
          <w:lang w:val="es-ES_tradnl"/>
        </w:rPr>
      </w:pPr>
    </w:p>
    <w:p w14:paraId="333FCEF8" w14:textId="1F265A98" w:rsidR="00060890" w:rsidRPr="00503DC0" w:rsidDel="00584DC9" w:rsidRDefault="00060890" w:rsidP="00060890">
      <w:pPr>
        <w:pStyle w:val="CapNormal"/>
        <w:rPr>
          <w:del w:id="68" w:author="Cardenal López, Carlos" w:date="2018-07-17T08:22:00Z"/>
          <w:rFonts w:ascii="Verdana" w:hAnsi="Verdana" w:cs="Arial"/>
          <w:color w:val="1F497D" w:themeColor="text2"/>
          <w:sz w:val="20"/>
          <w:lang w:val="es-ES_tradnl"/>
        </w:rPr>
      </w:pPr>
    </w:p>
    <w:p w14:paraId="333FCEF9" w14:textId="1D6E2E7F" w:rsidR="00060890" w:rsidRPr="00503DC0" w:rsidDel="00584DC9" w:rsidRDefault="00060890" w:rsidP="00060890">
      <w:pPr>
        <w:pStyle w:val="CapNormal"/>
        <w:rPr>
          <w:del w:id="69" w:author="Cardenal López, Carlos" w:date="2018-07-17T08:22:00Z"/>
          <w:rFonts w:ascii="Verdana" w:hAnsi="Verdana" w:cs="Arial"/>
          <w:color w:val="1F497D" w:themeColor="text2"/>
          <w:sz w:val="20"/>
          <w:lang w:val="es-ES_tradnl"/>
        </w:rPr>
      </w:pPr>
    </w:p>
    <w:p w14:paraId="333FCEFA" w14:textId="77777777" w:rsidR="00060890" w:rsidRPr="00503DC0" w:rsidRDefault="00060890" w:rsidP="00060890">
      <w:pPr>
        <w:pStyle w:val="CapNormal"/>
        <w:rPr>
          <w:rFonts w:ascii="Verdana" w:hAnsi="Verdana" w:cs="Arial"/>
          <w:color w:val="1F497D" w:themeColor="text2"/>
          <w:sz w:val="20"/>
          <w:lang w:val="es-ES_tradnl"/>
        </w:rPr>
      </w:pPr>
    </w:p>
    <w:p w14:paraId="333FCEFB" w14:textId="220311C4" w:rsidR="00060890" w:rsidRPr="00503DC0" w:rsidDel="00584DC9" w:rsidRDefault="00060890">
      <w:pPr>
        <w:pStyle w:val="CapHeader"/>
        <w:jc w:val="left"/>
        <w:rPr>
          <w:del w:id="70" w:author="Cardenal López, Carlos" w:date="2018-07-17T08:22:00Z"/>
          <w:rFonts w:ascii="Verdana" w:hAnsi="Verdana" w:cs="Arial"/>
          <w:color w:val="1F497D" w:themeColor="text2"/>
          <w:lang w:val="es-ES_tradnl"/>
        </w:rPr>
        <w:pPrChange w:id="71" w:author="Cardenal López, Carlos" w:date="2018-07-17T08:22:00Z">
          <w:pPr>
            <w:pStyle w:val="CapHeader"/>
          </w:pPr>
        </w:pPrChange>
      </w:pPr>
      <w:del w:id="72" w:author="Cardenal López, Carlos" w:date="2018-07-17T08:22:00Z">
        <w:r w:rsidRPr="00503DC0" w:rsidDel="00584DC9">
          <w:rPr>
            <w:rFonts w:ascii="Verdana" w:hAnsi="Verdana" w:cs="Arial"/>
            <w:color w:val="1F497D" w:themeColor="text2"/>
            <w:lang w:val="es-ES_tradnl"/>
          </w:rPr>
          <w:br w:type="page"/>
          <w:delText>Índice</w:delText>
        </w:r>
      </w:del>
    </w:p>
    <w:p w14:paraId="333FCEFC" w14:textId="7E9E3003" w:rsidR="00EF7C9C" w:rsidRPr="00503DC0" w:rsidDel="00584DC9" w:rsidRDefault="00D2263B">
      <w:pPr>
        <w:pStyle w:val="CapHeader"/>
        <w:jc w:val="left"/>
        <w:rPr>
          <w:del w:id="73" w:author="Cardenal López, Carlos" w:date="2018-07-17T08:22:00Z"/>
          <w:rFonts w:ascii="Verdana" w:hAnsi="Verdana"/>
          <w:color w:val="1F497D" w:themeColor="text2"/>
          <w:sz w:val="20"/>
          <w:lang w:val="es-ES_tradnl"/>
        </w:rPr>
        <w:pPrChange w:id="74" w:author="Cardenal López, Carlos" w:date="2018-07-17T08:22:00Z">
          <w:pPr>
            <w:pStyle w:val="CapNormal"/>
          </w:pPr>
        </w:pPrChange>
      </w:pPr>
      <w:del w:id="75" w:author="Cardenal López, Carlos" w:date="2018-07-17T08:22:00Z">
        <w:r w:rsidRPr="00211A95" w:rsidDel="00584DC9">
          <w:rPr>
            <w:rFonts w:ascii="Verdana" w:hAnsi="Verdana"/>
            <w:b w:val="0"/>
            <w:smallCaps w:val="0"/>
            <w:noProof/>
            <w:color w:val="1F497D" w:themeColor="text2"/>
            <w:lang w:val="es-ES" w:eastAsia="es-ES"/>
          </w:rPr>
          <w:drawing>
            <wp:anchor distT="0" distB="0" distL="114300" distR="114300" simplePos="0" relativeHeight="251653632" behindDoc="1" locked="0" layoutInCell="1" allowOverlap="1" wp14:anchorId="333FCFE6" wp14:editId="333FCFE7">
              <wp:simplePos x="0" y="0"/>
              <wp:positionH relativeFrom="column">
                <wp:posOffset>-243840</wp:posOffset>
              </wp:positionH>
              <wp:positionV relativeFrom="paragraph">
                <wp:posOffset>219710</wp:posOffset>
              </wp:positionV>
              <wp:extent cx="5678170" cy="184150"/>
              <wp:effectExtent l="19050" t="0" r="0" b="0"/>
              <wp:wrapTight wrapText="bothSides">
                <wp:wrapPolygon edited="0">
                  <wp:start x="-72" y="0"/>
                  <wp:lineTo x="-72" y="20110"/>
                  <wp:lineTo x="21595" y="20110"/>
                  <wp:lineTo x="21595" y="0"/>
                  <wp:lineTo x="-72" y="0"/>
                </wp:wrapPolygon>
              </wp:wrapTight>
              <wp:docPr id="15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78170" cy="184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del>
    </w:p>
    <w:p w14:paraId="333FCEFD" w14:textId="1A4CCD0D" w:rsidR="00D2263B" w:rsidRPr="00503DC0" w:rsidDel="00584DC9" w:rsidRDefault="00D2263B">
      <w:pPr>
        <w:pStyle w:val="CapHeader"/>
        <w:jc w:val="left"/>
        <w:rPr>
          <w:del w:id="76" w:author="Cardenal López, Carlos" w:date="2018-07-17T08:22:00Z"/>
          <w:rFonts w:ascii="Verdana" w:hAnsi="Verdana"/>
          <w:color w:val="1F497D" w:themeColor="text2"/>
          <w:sz w:val="20"/>
          <w:lang w:val="es-ES_tradnl"/>
        </w:rPr>
        <w:pPrChange w:id="77" w:author="Cardenal López, Carlos" w:date="2018-07-17T08:22:00Z">
          <w:pPr>
            <w:pStyle w:val="CapNormal"/>
          </w:pPr>
        </w:pPrChange>
      </w:pPr>
    </w:p>
    <w:p w14:paraId="3B5E06ED" w14:textId="4DF81DBC" w:rsidR="00BD5A06" w:rsidRPr="00503DC0" w:rsidDel="00667F91" w:rsidRDefault="008F00BD">
      <w:pPr>
        <w:pStyle w:val="CapHeader"/>
        <w:jc w:val="left"/>
        <w:rPr>
          <w:del w:id="78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79" w:author="Cardenal López, Carlos" w:date="2018-07-17T08:22:00Z">
          <w:pPr>
            <w:pStyle w:val="TOC1"/>
          </w:pPr>
        </w:pPrChange>
      </w:pPr>
      <w:del w:id="80" w:author="Cardenal López, Carlos" w:date="2018-07-17T08:22:00Z">
        <w:r w:rsidRPr="00211A95" w:rsidDel="00584DC9">
          <w:rPr>
            <w:rFonts w:ascii="Verdana" w:hAnsi="Verdana"/>
            <w:smallCaps w:val="0"/>
            <w:color w:val="1F497D" w:themeColor="text2"/>
          </w:rPr>
          <w:fldChar w:fldCharType="begin"/>
        </w:r>
        <w:r w:rsidR="00C82480" w:rsidRPr="00503DC0" w:rsidDel="00584DC9">
          <w:rPr>
            <w:rFonts w:ascii="Verdana" w:hAnsi="Verdana"/>
            <w:b w:val="0"/>
            <w:color w:val="1F497D" w:themeColor="text2"/>
            <w:lang w:val="es-ES_tradnl"/>
          </w:rPr>
          <w:delInstrText xml:space="preserve"> TOC \o "1-1" \h \z \t "Heading 2;2;Heading 3;3;RR Heading3;3;AtlasHeading2;2;AtlasHeading3;3;Appendix 2;2;Appendix 3;3;Cap_Heading_2;2;Resume Heading 1;2;Cap_Heading_3;3;Titulo 2;2;Titulo 3;3;CDC Chap (N1);2;CdC Titre 2 (N2);3;Cabecera 2;2;Cabecera 3;2;C4;2;abc;3;Titulo 2 NN;" </w:delInstrText>
        </w:r>
        <w:r w:rsidRPr="00211A95" w:rsidDel="00584DC9">
          <w:rPr>
            <w:rFonts w:ascii="Verdana" w:hAnsi="Verdana"/>
            <w:smallCaps w:val="0"/>
            <w:color w:val="1F497D" w:themeColor="text2"/>
          </w:rPr>
          <w:fldChar w:fldCharType="separate"/>
        </w:r>
      </w:del>
      <w:del w:id="81" w:author="Cardenal López, Carlos" w:date="2018-07-17T08:07:00Z">
        <w:r w:rsidR="00BD5A06" w:rsidRPr="00503DC0" w:rsidDel="00667F91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1</w:delText>
        </w:r>
        <w:r w:rsidR="00BD5A06"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="00BD5A06" w:rsidRPr="00503DC0" w:rsidDel="00667F91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Introducción</w:delText>
        </w:r>
        <w:r w:rsidR="00BD5A06" w:rsidRPr="00503DC0" w:rsidDel="00667F91">
          <w:rPr>
            <w:noProof/>
            <w:webHidden/>
            <w:lang w:val="es-ES_tradnl"/>
          </w:rPr>
          <w:tab/>
          <w:delText>5</w:delText>
        </w:r>
      </w:del>
    </w:p>
    <w:p w14:paraId="213C7310" w14:textId="77777777" w:rsidR="00BD5A06" w:rsidRPr="00503DC0" w:rsidDel="00667F91" w:rsidRDefault="00BD5A06">
      <w:pPr>
        <w:pStyle w:val="CapHeader"/>
        <w:jc w:val="left"/>
        <w:rPr>
          <w:del w:id="82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83" w:author="Cardenal López, Carlos" w:date="2018-07-17T08:22:00Z">
          <w:pPr>
            <w:pStyle w:val="TOC1"/>
          </w:pPr>
        </w:pPrChange>
      </w:pPr>
      <w:del w:id="84" w:author="Cardenal López, Carlos" w:date="2018-07-17T08:07:00Z">
        <w:r w:rsidRPr="00503DC0" w:rsidDel="00667F91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2</w:delText>
        </w:r>
        <w:r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Información de la aplicación</w:delText>
        </w:r>
        <w:r w:rsidRPr="00503DC0" w:rsidDel="00667F91">
          <w:rPr>
            <w:noProof/>
            <w:webHidden/>
            <w:lang w:val="es-ES_tradnl"/>
          </w:rPr>
          <w:tab/>
          <w:delText>6</w:delText>
        </w:r>
      </w:del>
    </w:p>
    <w:p w14:paraId="2716F2CC" w14:textId="77777777" w:rsidR="00BD5A06" w:rsidRPr="00503DC0" w:rsidDel="00667F91" w:rsidRDefault="00BD5A06">
      <w:pPr>
        <w:pStyle w:val="CapHeader"/>
        <w:jc w:val="left"/>
        <w:rPr>
          <w:del w:id="85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86" w:author="Cardenal López, Carlos" w:date="2018-07-17T08:22:00Z">
          <w:pPr>
            <w:pStyle w:val="TOC2"/>
          </w:pPr>
        </w:pPrChange>
      </w:pPr>
      <w:del w:id="87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2.1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Datos generales de la aplicación</w:delText>
        </w:r>
        <w:r w:rsidRPr="00503DC0" w:rsidDel="00667F91">
          <w:rPr>
            <w:webHidden/>
            <w:lang w:val="es-ES_tradnl"/>
          </w:rPr>
          <w:tab/>
          <w:delText>6</w:delText>
        </w:r>
      </w:del>
    </w:p>
    <w:p w14:paraId="366D489D" w14:textId="77777777" w:rsidR="00BD5A06" w:rsidRPr="00503DC0" w:rsidDel="00667F91" w:rsidRDefault="00BD5A06">
      <w:pPr>
        <w:pStyle w:val="CapHeader"/>
        <w:jc w:val="left"/>
        <w:rPr>
          <w:del w:id="88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89" w:author="Cardenal López, Carlos" w:date="2018-07-17T08:22:00Z">
          <w:pPr>
            <w:pStyle w:val="TOC2"/>
          </w:pPr>
        </w:pPrChange>
      </w:pPr>
      <w:del w:id="90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2.2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Datos de calidad</w:delText>
        </w:r>
        <w:r w:rsidRPr="00503DC0" w:rsidDel="00667F91">
          <w:rPr>
            <w:webHidden/>
            <w:lang w:val="es-ES_tradnl"/>
          </w:rPr>
          <w:tab/>
          <w:delText>6</w:delText>
        </w:r>
      </w:del>
    </w:p>
    <w:p w14:paraId="198773F9" w14:textId="77777777" w:rsidR="00BD5A06" w:rsidRPr="00503DC0" w:rsidDel="00667F91" w:rsidRDefault="00BD5A06">
      <w:pPr>
        <w:pStyle w:val="CapHeader"/>
        <w:jc w:val="left"/>
        <w:rPr>
          <w:del w:id="91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92" w:author="Cardenal López, Carlos" w:date="2018-07-17T08:22:00Z">
          <w:pPr>
            <w:pStyle w:val="TOC1"/>
          </w:pPr>
        </w:pPrChange>
      </w:pPr>
      <w:del w:id="93" w:author="Cardenal López, Carlos" w:date="2018-07-17T08:07:00Z"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3</w:delText>
        </w:r>
        <w:r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Nivel y modelo de calidad</w:delText>
        </w:r>
        <w:r w:rsidRPr="00503DC0" w:rsidDel="00667F91">
          <w:rPr>
            <w:noProof/>
            <w:webHidden/>
            <w:lang w:val="es-ES_tradnl"/>
          </w:rPr>
          <w:tab/>
          <w:delText>7</w:delText>
        </w:r>
      </w:del>
    </w:p>
    <w:p w14:paraId="7C78CF20" w14:textId="77777777" w:rsidR="00BD5A06" w:rsidRPr="00503DC0" w:rsidDel="00667F91" w:rsidRDefault="00BD5A06">
      <w:pPr>
        <w:pStyle w:val="CapHeader"/>
        <w:jc w:val="left"/>
        <w:rPr>
          <w:del w:id="94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95" w:author="Cardenal López, Carlos" w:date="2018-07-17T08:22:00Z">
          <w:pPr>
            <w:pStyle w:val="TOC2"/>
          </w:pPr>
        </w:pPrChange>
      </w:pPr>
      <w:del w:id="96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3.1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Listado de reglas incumplidas</w:delText>
        </w:r>
        <w:r w:rsidRPr="00503DC0" w:rsidDel="00667F91">
          <w:rPr>
            <w:webHidden/>
            <w:lang w:val="es-ES_tradnl"/>
          </w:rPr>
          <w:tab/>
          <w:delText>8</w:delText>
        </w:r>
      </w:del>
    </w:p>
    <w:p w14:paraId="41AEFD41" w14:textId="77777777" w:rsidR="00BD5A06" w:rsidRPr="00503DC0" w:rsidDel="00667F91" w:rsidRDefault="00BD5A06">
      <w:pPr>
        <w:pStyle w:val="CapHeader"/>
        <w:jc w:val="left"/>
        <w:rPr>
          <w:del w:id="97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98" w:author="Cardenal López, Carlos" w:date="2018-07-17T08:22:00Z">
          <w:pPr>
            <w:pStyle w:val="TOC1"/>
          </w:pPr>
        </w:pPrChange>
      </w:pPr>
      <w:del w:id="99" w:author="Cardenal López, Carlos" w:date="2018-07-17T08:07:00Z"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4</w:delText>
        </w:r>
        <w:r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Tendencias e Histórico</w:delText>
        </w:r>
        <w:r w:rsidRPr="00503DC0" w:rsidDel="00667F91">
          <w:rPr>
            <w:noProof/>
            <w:webHidden/>
            <w:lang w:val="es-ES_tradnl"/>
          </w:rPr>
          <w:tab/>
          <w:delText>9</w:delText>
        </w:r>
      </w:del>
    </w:p>
    <w:p w14:paraId="71367F8D" w14:textId="77777777" w:rsidR="00BD5A06" w:rsidRPr="00503DC0" w:rsidDel="00667F91" w:rsidRDefault="00BD5A06">
      <w:pPr>
        <w:pStyle w:val="CapHeader"/>
        <w:jc w:val="left"/>
        <w:rPr>
          <w:del w:id="100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01" w:author="Cardenal López, Carlos" w:date="2018-07-17T08:22:00Z">
          <w:pPr>
            <w:pStyle w:val="TOC1"/>
          </w:pPr>
        </w:pPrChange>
      </w:pPr>
      <w:del w:id="102" w:author="Cardenal López, Carlos" w:date="2018-07-17T08:07:00Z"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5</w:delText>
        </w:r>
        <w:r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Análisis de la aplicación</w:delText>
        </w:r>
        <w:r w:rsidRPr="00503DC0" w:rsidDel="00667F91">
          <w:rPr>
            <w:noProof/>
            <w:webHidden/>
            <w:lang w:val="es-ES_tradnl"/>
          </w:rPr>
          <w:tab/>
          <w:delText>10</w:delText>
        </w:r>
      </w:del>
    </w:p>
    <w:p w14:paraId="52C8355D" w14:textId="77777777" w:rsidR="00BD5A06" w:rsidRPr="00503DC0" w:rsidDel="00667F91" w:rsidRDefault="00BD5A06">
      <w:pPr>
        <w:pStyle w:val="CapHeader"/>
        <w:jc w:val="left"/>
        <w:rPr>
          <w:del w:id="103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04" w:author="Cardenal López, Carlos" w:date="2018-07-17T08:22:00Z">
          <w:pPr>
            <w:pStyle w:val="TOC2"/>
          </w:pPr>
        </w:pPrChange>
      </w:pPr>
      <w:del w:id="105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5.1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Vulnerabilidades</w:delText>
        </w:r>
        <w:r w:rsidRPr="00503DC0" w:rsidDel="00667F91">
          <w:rPr>
            <w:webHidden/>
            <w:lang w:val="es-ES_tradnl"/>
          </w:rPr>
          <w:tab/>
          <w:delText>10</w:delText>
        </w:r>
      </w:del>
    </w:p>
    <w:p w14:paraId="65B41569" w14:textId="77777777" w:rsidR="00BD5A06" w:rsidRPr="00503DC0" w:rsidDel="00667F91" w:rsidRDefault="00BD5A06">
      <w:pPr>
        <w:pStyle w:val="CapHeader"/>
        <w:jc w:val="left"/>
        <w:rPr>
          <w:del w:id="106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07" w:author="Cardenal López, Carlos" w:date="2018-07-17T08:22:00Z">
          <w:pPr>
            <w:pStyle w:val="TOC2"/>
          </w:pPr>
        </w:pPrChange>
      </w:pPr>
      <w:del w:id="108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5.2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Bugs</w:delText>
        </w:r>
        <w:r w:rsidRPr="00503DC0" w:rsidDel="00667F91">
          <w:rPr>
            <w:webHidden/>
            <w:lang w:val="es-ES_tradnl"/>
          </w:rPr>
          <w:tab/>
          <w:delText>10</w:delText>
        </w:r>
      </w:del>
    </w:p>
    <w:p w14:paraId="48A65B2C" w14:textId="77777777" w:rsidR="00BD5A06" w:rsidRPr="00503DC0" w:rsidDel="00667F91" w:rsidRDefault="00BD5A06">
      <w:pPr>
        <w:pStyle w:val="CapHeader"/>
        <w:jc w:val="left"/>
        <w:rPr>
          <w:del w:id="109" w:author="Cardenal López, Carlos" w:date="2018-07-17T08:0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10" w:author="Cardenal López, Carlos" w:date="2018-07-17T08:22:00Z">
          <w:pPr>
            <w:pStyle w:val="TOC2"/>
          </w:pPr>
        </w:pPrChange>
      </w:pPr>
      <w:del w:id="111" w:author="Cardenal López, Carlos" w:date="2018-07-17T08:07:00Z"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5.3</w:delText>
        </w:r>
        <w:r w:rsidRPr="00503DC0" w:rsidDel="00667F91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/>
            <w:noProof/>
            <w:sz w:val="20"/>
            <w:lang w:val="es-ES_tradnl"/>
          </w:rPr>
          <w:delText>Code Smells</w:delText>
        </w:r>
        <w:r w:rsidRPr="00503DC0" w:rsidDel="00667F91">
          <w:rPr>
            <w:webHidden/>
            <w:lang w:val="es-ES_tradnl"/>
          </w:rPr>
          <w:tab/>
          <w:delText>11</w:delText>
        </w:r>
      </w:del>
    </w:p>
    <w:p w14:paraId="310494C1" w14:textId="77777777" w:rsidR="00BD5A06" w:rsidRPr="00503DC0" w:rsidDel="00667F91" w:rsidRDefault="00BD5A06">
      <w:pPr>
        <w:pStyle w:val="CapHeader"/>
        <w:jc w:val="left"/>
        <w:rPr>
          <w:del w:id="112" w:author="Cardenal López, Carlos" w:date="2018-07-17T08:0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13" w:author="Cardenal López, Carlos" w:date="2018-07-17T08:22:00Z">
          <w:pPr>
            <w:pStyle w:val="TOC1"/>
          </w:pPr>
        </w:pPrChange>
      </w:pPr>
      <w:del w:id="114" w:author="Cardenal López, Carlos" w:date="2018-07-17T08:07:00Z"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6</w:delText>
        </w:r>
        <w:r w:rsidRPr="00503DC0" w:rsidDel="00667F91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667F91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Siguientes pasos</w:delText>
        </w:r>
        <w:r w:rsidRPr="00503DC0" w:rsidDel="00667F91">
          <w:rPr>
            <w:noProof/>
            <w:webHidden/>
            <w:lang w:val="es-ES_tradnl"/>
          </w:rPr>
          <w:tab/>
          <w:delText>12</w:delText>
        </w:r>
      </w:del>
    </w:p>
    <w:p w14:paraId="777F73AF" w14:textId="77777777" w:rsidR="00CB2973" w:rsidRPr="00503DC0" w:rsidDel="00BD5A06" w:rsidRDefault="00CB2973">
      <w:pPr>
        <w:pStyle w:val="CapHeader"/>
        <w:jc w:val="left"/>
        <w:rPr>
          <w:del w:id="115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16" w:author="Cardenal López, Carlos" w:date="2018-07-17T08:22:00Z">
          <w:pPr>
            <w:pStyle w:val="TOC1"/>
          </w:pPr>
        </w:pPrChange>
      </w:pPr>
      <w:del w:id="117" w:author="Cardenal López, Carlos" w:date="2018-07-17T07:57:00Z">
        <w:r w:rsidRPr="00503DC0" w:rsidDel="00BD5A06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1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Introducción</w:delText>
        </w:r>
        <w:r w:rsidRPr="00503DC0" w:rsidDel="00BD5A06">
          <w:rPr>
            <w:noProof/>
            <w:webHidden/>
            <w:lang w:val="es-ES_tradnl"/>
          </w:rPr>
          <w:tab/>
          <w:delText>5</w:delText>
        </w:r>
      </w:del>
    </w:p>
    <w:p w14:paraId="6F85FFE0" w14:textId="77777777" w:rsidR="00CB2973" w:rsidRPr="00503DC0" w:rsidDel="00BD5A06" w:rsidRDefault="00CB2973">
      <w:pPr>
        <w:pStyle w:val="CapHeader"/>
        <w:jc w:val="left"/>
        <w:rPr>
          <w:del w:id="118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19" w:author="Cardenal López, Carlos" w:date="2018-07-17T08:22:00Z">
          <w:pPr>
            <w:pStyle w:val="TOC1"/>
          </w:pPr>
        </w:pPrChange>
      </w:pPr>
      <w:del w:id="120" w:author="Cardenal López, Carlos" w:date="2018-07-17T07:57:00Z">
        <w:r w:rsidRPr="00503DC0" w:rsidDel="00BD5A06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2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Verdana" w:hAnsi="Verdana" w:cs="Arial"/>
            <w:b w:val="0"/>
            <w:noProof/>
            <w:sz w:val="20"/>
            <w:lang w:val="es-ES_tradnl"/>
          </w:rPr>
          <w:delText>Información de la aplicación</w:delText>
        </w:r>
        <w:r w:rsidRPr="00503DC0" w:rsidDel="00BD5A06">
          <w:rPr>
            <w:noProof/>
            <w:webHidden/>
            <w:lang w:val="es-ES_tradnl"/>
          </w:rPr>
          <w:tab/>
          <w:delText>6</w:delText>
        </w:r>
      </w:del>
    </w:p>
    <w:p w14:paraId="02B62599" w14:textId="77777777" w:rsidR="00CB2973" w:rsidRPr="00503DC0" w:rsidDel="00BD5A06" w:rsidRDefault="00CB2973">
      <w:pPr>
        <w:pStyle w:val="CapHeader"/>
        <w:jc w:val="left"/>
        <w:rPr>
          <w:del w:id="121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22" w:author="Cardenal López, Carlos" w:date="2018-07-17T08:22:00Z">
          <w:pPr>
            <w:pStyle w:val="TOC2"/>
          </w:pPr>
        </w:pPrChange>
      </w:pPr>
      <w:del w:id="123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2.1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Datos generales de la aplicación</w:delText>
        </w:r>
        <w:r w:rsidRPr="00503DC0" w:rsidDel="00BD5A06">
          <w:rPr>
            <w:webHidden/>
            <w:lang w:val="es-ES_tradnl"/>
          </w:rPr>
          <w:tab/>
          <w:delText>6</w:delText>
        </w:r>
      </w:del>
    </w:p>
    <w:p w14:paraId="20CCFD61" w14:textId="77777777" w:rsidR="00CB2973" w:rsidRPr="00503DC0" w:rsidDel="00BD5A06" w:rsidRDefault="00CB2973">
      <w:pPr>
        <w:pStyle w:val="CapHeader"/>
        <w:jc w:val="left"/>
        <w:rPr>
          <w:del w:id="124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25" w:author="Cardenal López, Carlos" w:date="2018-07-17T08:22:00Z">
          <w:pPr>
            <w:pStyle w:val="TOC2"/>
          </w:pPr>
        </w:pPrChange>
      </w:pPr>
      <w:del w:id="126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2.2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Datos de calidad</w:delText>
        </w:r>
        <w:r w:rsidRPr="00503DC0" w:rsidDel="00BD5A06">
          <w:rPr>
            <w:webHidden/>
            <w:lang w:val="es-ES_tradnl"/>
          </w:rPr>
          <w:tab/>
          <w:delText>6</w:delText>
        </w:r>
      </w:del>
    </w:p>
    <w:p w14:paraId="73213ED1" w14:textId="77777777" w:rsidR="00CB2973" w:rsidRPr="00503DC0" w:rsidDel="00BD5A06" w:rsidRDefault="00CB2973">
      <w:pPr>
        <w:pStyle w:val="CapHeader"/>
        <w:jc w:val="left"/>
        <w:rPr>
          <w:del w:id="127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28" w:author="Cardenal López, Carlos" w:date="2018-07-17T08:22:00Z">
          <w:pPr>
            <w:pStyle w:val="TOC1"/>
          </w:pPr>
        </w:pPrChange>
      </w:pPr>
      <w:del w:id="129" w:author="Cardenal López, Carlos" w:date="2018-07-17T07:57:00Z"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3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Nivel y modelo de calidad</w:delText>
        </w:r>
        <w:r w:rsidRPr="00503DC0" w:rsidDel="00BD5A06">
          <w:rPr>
            <w:noProof/>
            <w:webHidden/>
            <w:lang w:val="es-ES_tradnl"/>
          </w:rPr>
          <w:tab/>
          <w:delText>7</w:delText>
        </w:r>
      </w:del>
    </w:p>
    <w:p w14:paraId="5D73BAD4" w14:textId="77777777" w:rsidR="00CB2973" w:rsidRPr="00503DC0" w:rsidDel="00BD5A06" w:rsidRDefault="00CB2973">
      <w:pPr>
        <w:pStyle w:val="CapHeader"/>
        <w:jc w:val="left"/>
        <w:rPr>
          <w:del w:id="130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31" w:author="Cardenal López, Carlos" w:date="2018-07-17T08:22:00Z">
          <w:pPr>
            <w:pStyle w:val="TOC2"/>
          </w:pPr>
        </w:pPrChange>
      </w:pPr>
      <w:del w:id="132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3.1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Listado de reglas incumplidas</w:delText>
        </w:r>
        <w:r w:rsidRPr="00503DC0" w:rsidDel="00BD5A06">
          <w:rPr>
            <w:webHidden/>
            <w:lang w:val="es-ES_tradnl"/>
          </w:rPr>
          <w:tab/>
          <w:delText>8</w:delText>
        </w:r>
      </w:del>
    </w:p>
    <w:p w14:paraId="3BD34E3A" w14:textId="77777777" w:rsidR="00CB2973" w:rsidRPr="00503DC0" w:rsidDel="00BD5A06" w:rsidRDefault="00CB2973">
      <w:pPr>
        <w:pStyle w:val="CapHeader"/>
        <w:jc w:val="left"/>
        <w:rPr>
          <w:del w:id="133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34" w:author="Cardenal López, Carlos" w:date="2018-07-17T08:22:00Z">
          <w:pPr>
            <w:pStyle w:val="TOC1"/>
          </w:pPr>
        </w:pPrChange>
      </w:pPr>
      <w:del w:id="135" w:author="Cardenal López, Carlos" w:date="2018-07-17T07:57:00Z"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4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Tendencias e Histórico</w:delText>
        </w:r>
        <w:r w:rsidRPr="00503DC0" w:rsidDel="00BD5A06">
          <w:rPr>
            <w:noProof/>
            <w:webHidden/>
            <w:lang w:val="es-ES_tradnl"/>
          </w:rPr>
          <w:tab/>
          <w:delText>9</w:delText>
        </w:r>
      </w:del>
    </w:p>
    <w:p w14:paraId="346CE089" w14:textId="77777777" w:rsidR="00CB2973" w:rsidRPr="00503DC0" w:rsidDel="00BD5A06" w:rsidRDefault="00CB2973">
      <w:pPr>
        <w:pStyle w:val="CapHeader"/>
        <w:jc w:val="left"/>
        <w:rPr>
          <w:del w:id="136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37" w:author="Cardenal López, Carlos" w:date="2018-07-17T08:22:00Z">
          <w:pPr>
            <w:pStyle w:val="TOC1"/>
          </w:pPr>
        </w:pPrChange>
      </w:pPr>
      <w:del w:id="138" w:author="Cardenal López, Carlos" w:date="2018-07-17T07:57:00Z"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5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Análisis de la aplicación</w:delText>
        </w:r>
        <w:r w:rsidRPr="00503DC0" w:rsidDel="00BD5A06">
          <w:rPr>
            <w:noProof/>
            <w:webHidden/>
            <w:lang w:val="es-ES_tradnl"/>
          </w:rPr>
          <w:tab/>
          <w:delText>10</w:delText>
        </w:r>
      </w:del>
    </w:p>
    <w:p w14:paraId="4FEEBCF6" w14:textId="77777777" w:rsidR="00CB2973" w:rsidRPr="00503DC0" w:rsidDel="00BD5A06" w:rsidRDefault="00CB2973">
      <w:pPr>
        <w:pStyle w:val="CapHeader"/>
        <w:jc w:val="left"/>
        <w:rPr>
          <w:del w:id="139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40" w:author="Cardenal López, Carlos" w:date="2018-07-17T08:22:00Z">
          <w:pPr>
            <w:pStyle w:val="TOC2"/>
          </w:pPr>
        </w:pPrChange>
      </w:pPr>
      <w:del w:id="141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5.1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Vulnerabilidades</w:delText>
        </w:r>
        <w:r w:rsidRPr="00503DC0" w:rsidDel="00BD5A06">
          <w:rPr>
            <w:webHidden/>
            <w:lang w:val="es-ES_tradnl"/>
          </w:rPr>
          <w:tab/>
          <w:delText>10</w:delText>
        </w:r>
      </w:del>
    </w:p>
    <w:p w14:paraId="14D4175D" w14:textId="77777777" w:rsidR="00CB2973" w:rsidRPr="00503DC0" w:rsidDel="00BD5A06" w:rsidRDefault="00CB2973">
      <w:pPr>
        <w:pStyle w:val="CapHeader"/>
        <w:jc w:val="left"/>
        <w:rPr>
          <w:del w:id="142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43" w:author="Cardenal López, Carlos" w:date="2018-07-17T08:22:00Z">
          <w:pPr>
            <w:pStyle w:val="TOC2"/>
          </w:pPr>
        </w:pPrChange>
      </w:pPr>
      <w:del w:id="144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5.2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Bugs</w:delText>
        </w:r>
        <w:r w:rsidRPr="00503DC0" w:rsidDel="00BD5A06">
          <w:rPr>
            <w:webHidden/>
            <w:lang w:val="es-ES_tradnl"/>
          </w:rPr>
          <w:tab/>
          <w:delText>10</w:delText>
        </w:r>
      </w:del>
    </w:p>
    <w:p w14:paraId="27911724" w14:textId="77777777" w:rsidR="00CB2973" w:rsidRPr="00503DC0" w:rsidDel="00BD5A06" w:rsidRDefault="00CB2973">
      <w:pPr>
        <w:pStyle w:val="CapHeader"/>
        <w:jc w:val="left"/>
        <w:rPr>
          <w:del w:id="145" w:author="Cardenal López, Carlos" w:date="2018-07-17T07:57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46" w:author="Cardenal López, Carlos" w:date="2018-07-17T08:22:00Z">
          <w:pPr>
            <w:pStyle w:val="TOC2"/>
          </w:pPr>
        </w:pPrChange>
      </w:pPr>
      <w:del w:id="147" w:author="Cardenal López, Carlos" w:date="2018-07-17T07:57:00Z"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5.3</w:delText>
        </w:r>
        <w:r w:rsidRPr="00503DC0" w:rsidDel="00BD5A06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/>
            <w:noProof/>
            <w:sz w:val="20"/>
            <w:lang w:val="es-ES_tradnl"/>
          </w:rPr>
          <w:delText>Code Smells</w:delText>
        </w:r>
        <w:r w:rsidRPr="00503DC0" w:rsidDel="00BD5A06">
          <w:rPr>
            <w:webHidden/>
            <w:lang w:val="es-ES_tradnl"/>
          </w:rPr>
          <w:tab/>
          <w:delText>11</w:delText>
        </w:r>
      </w:del>
    </w:p>
    <w:p w14:paraId="04317714" w14:textId="77777777" w:rsidR="00CB2973" w:rsidRPr="00503DC0" w:rsidDel="00BD5A06" w:rsidRDefault="00CB2973">
      <w:pPr>
        <w:pStyle w:val="CapHeader"/>
        <w:jc w:val="left"/>
        <w:rPr>
          <w:del w:id="148" w:author="Cardenal López, Carlos" w:date="2018-07-17T07:57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49" w:author="Cardenal López, Carlos" w:date="2018-07-17T08:22:00Z">
          <w:pPr>
            <w:pStyle w:val="TOC1"/>
          </w:pPr>
        </w:pPrChange>
      </w:pPr>
      <w:del w:id="150" w:author="Cardenal López, Carlos" w:date="2018-07-17T07:57:00Z"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6</w:delText>
        </w:r>
        <w:r w:rsidRPr="00503DC0" w:rsidDel="00BD5A06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BD5A06">
          <w:rPr>
            <w:rStyle w:val="Hyperlink"/>
            <w:rFonts w:ascii="Arial" w:hAnsi="Arial" w:cs="Arial"/>
            <w:b w:val="0"/>
            <w:noProof/>
            <w:sz w:val="20"/>
            <w:lang w:val="es-ES_tradnl"/>
          </w:rPr>
          <w:delText>Siguientes pasos</w:delText>
        </w:r>
        <w:r w:rsidRPr="00503DC0" w:rsidDel="00BD5A06">
          <w:rPr>
            <w:noProof/>
            <w:webHidden/>
            <w:lang w:val="es-ES_tradnl"/>
          </w:rPr>
          <w:tab/>
          <w:delText>12</w:delText>
        </w:r>
      </w:del>
    </w:p>
    <w:p w14:paraId="48F4C217" w14:textId="77777777" w:rsidR="00E2711D" w:rsidRPr="00503DC0" w:rsidDel="00CB2973" w:rsidRDefault="00E2711D">
      <w:pPr>
        <w:pStyle w:val="CapHeader"/>
        <w:jc w:val="left"/>
        <w:rPr>
          <w:del w:id="151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52" w:author="Cardenal López, Carlos" w:date="2018-07-17T08:22:00Z">
          <w:pPr>
            <w:pStyle w:val="TOC1"/>
          </w:pPr>
        </w:pPrChange>
      </w:pPr>
      <w:del w:id="153" w:author="Cardenal López, Carlos" w:date="2018-07-16T13:55:00Z"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1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Introducción</w:delText>
        </w:r>
        <w:r w:rsidRPr="00503DC0" w:rsidDel="00CB2973">
          <w:rPr>
            <w:noProof/>
            <w:webHidden/>
            <w:lang w:val="es-ES_tradnl"/>
          </w:rPr>
          <w:tab/>
          <w:delText>5</w:delText>
        </w:r>
      </w:del>
    </w:p>
    <w:p w14:paraId="70C6C4D8" w14:textId="77777777" w:rsidR="00E2711D" w:rsidRPr="00503DC0" w:rsidDel="00CB2973" w:rsidRDefault="00E2711D">
      <w:pPr>
        <w:pStyle w:val="CapHeader"/>
        <w:jc w:val="left"/>
        <w:rPr>
          <w:del w:id="154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55" w:author="Cardenal López, Carlos" w:date="2018-07-17T08:22:00Z">
          <w:pPr>
            <w:pStyle w:val="TOC1"/>
          </w:pPr>
        </w:pPrChange>
      </w:pPr>
      <w:del w:id="156" w:author="Cardenal López, Carlos" w:date="2018-07-16T13:55:00Z"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2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Información de la aplicación</w:delText>
        </w:r>
        <w:r w:rsidRPr="00503DC0" w:rsidDel="00CB2973">
          <w:rPr>
            <w:noProof/>
            <w:webHidden/>
            <w:lang w:val="es-ES_tradnl"/>
          </w:rPr>
          <w:tab/>
          <w:delText>6</w:delText>
        </w:r>
      </w:del>
    </w:p>
    <w:p w14:paraId="147A972B" w14:textId="77777777" w:rsidR="00E2711D" w:rsidRPr="00503DC0" w:rsidDel="00CB2973" w:rsidRDefault="00E2711D">
      <w:pPr>
        <w:pStyle w:val="CapHeader"/>
        <w:jc w:val="left"/>
        <w:rPr>
          <w:del w:id="157" w:author="Cardenal López, Carlos" w:date="2018-07-16T13:55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58" w:author="Cardenal López, Carlos" w:date="2018-07-17T08:22:00Z">
          <w:pPr>
            <w:pStyle w:val="TOC2"/>
          </w:pPr>
        </w:pPrChange>
      </w:pPr>
      <w:del w:id="159" w:author="Cardenal López, Carlos" w:date="2018-07-16T13:55:00Z">
        <w:r w:rsidRPr="00503DC0" w:rsidDel="00CB2973">
          <w:rPr>
            <w:rStyle w:val="Hyperlink"/>
            <w:lang w:val="es-ES_tradnl"/>
          </w:rPr>
          <w:delText>2.1</w:delText>
        </w:r>
        <w:r w:rsidRPr="00503DC0" w:rsidDel="00CB2973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lang w:val="es-ES_tradnl"/>
          </w:rPr>
          <w:delText>Datos generales de la aplicación</w:delText>
        </w:r>
        <w:r w:rsidRPr="00503DC0" w:rsidDel="00CB2973">
          <w:rPr>
            <w:webHidden/>
            <w:lang w:val="es-ES_tradnl"/>
          </w:rPr>
          <w:tab/>
          <w:delText>6</w:delText>
        </w:r>
      </w:del>
    </w:p>
    <w:p w14:paraId="3E061A79" w14:textId="77777777" w:rsidR="00E2711D" w:rsidRPr="00503DC0" w:rsidDel="00CB2973" w:rsidRDefault="00E2711D">
      <w:pPr>
        <w:pStyle w:val="CapHeader"/>
        <w:jc w:val="left"/>
        <w:rPr>
          <w:del w:id="160" w:author="Cardenal López, Carlos" w:date="2018-07-16T13:55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61" w:author="Cardenal López, Carlos" w:date="2018-07-17T08:22:00Z">
          <w:pPr>
            <w:pStyle w:val="TOC2"/>
          </w:pPr>
        </w:pPrChange>
      </w:pPr>
      <w:del w:id="162" w:author="Cardenal López, Carlos" w:date="2018-07-16T13:55:00Z">
        <w:r w:rsidRPr="00503DC0" w:rsidDel="00CB2973">
          <w:rPr>
            <w:rStyle w:val="Hyperlink"/>
            <w:lang w:val="es-ES_tradnl"/>
          </w:rPr>
          <w:delText>2.2</w:delText>
        </w:r>
        <w:r w:rsidRPr="00503DC0" w:rsidDel="00CB2973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lang w:val="es-ES_tradnl"/>
          </w:rPr>
          <w:delText>Datos de calidad</w:delText>
        </w:r>
        <w:r w:rsidRPr="00503DC0" w:rsidDel="00CB2973">
          <w:rPr>
            <w:webHidden/>
            <w:lang w:val="es-ES_tradnl"/>
          </w:rPr>
          <w:tab/>
          <w:delText>6</w:delText>
        </w:r>
      </w:del>
    </w:p>
    <w:p w14:paraId="0B32633C" w14:textId="77777777" w:rsidR="00E2711D" w:rsidRPr="00503DC0" w:rsidDel="00CB2973" w:rsidRDefault="00E2711D">
      <w:pPr>
        <w:pStyle w:val="CapHeader"/>
        <w:jc w:val="left"/>
        <w:rPr>
          <w:del w:id="163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64" w:author="Cardenal López, Carlos" w:date="2018-07-17T08:22:00Z">
          <w:pPr>
            <w:pStyle w:val="TOC1"/>
          </w:pPr>
        </w:pPrChange>
      </w:pPr>
      <w:del w:id="165" w:author="Cardenal López, Carlos" w:date="2018-07-16T13:55:00Z">
        <w:r w:rsidRPr="00503DC0" w:rsidDel="00CB2973">
          <w:rPr>
            <w:rStyle w:val="Hyperlink"/>
            <w:b w:val="0"/>
            <w:noProof/>
            <w:lang w:val="es-ES_tradnl"/>
          </w:rPr>
          <w:delText>3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b w:val="0"/>
            <w:noProof/>
            <w:lang w:val="es-ES_tradnl"/>
          </w:rPr>
          <w:delText>Nivel y modelo de calidad</w:delText>
        </w:r>
        <w:r w:rsidRPr="00503DC0" w:rsidDel="00CB2973">
          <w:rPr>
            <w:noProof/>
            <w:webHidden/>
            <w:lang w:val="es-ES_tradnl"/>
          </w:rPr>
          <w:tab/>
          <w:delText>7</w:delText>
        </w:r>
      </w:del>
    </w:p>
    <w:p w14:paraId="2715AF05" w14:textId="77777777" w:rsidR="00E2711D" w:rsidRPr="00503DC0" w:rsidDel="00CB2973" w:rsidRDefault="00E2711D">
      <w:pPr>
        <w:pStyle w:val="CapHeader"/>
        <w:jc w:val="left"/>
        <w:rPr>
          <w:del w:id="166" w:author="Cardenal López, Carlos" w:date="2018-07-16T13:55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"/>
        </w:rPr>
        <w:pPrChange w:id="167" w:author="Cardenal López, Carlos" w:date="2018-07-17T08:22:00Z">
          <w:pPr>
            <w:pStyle w:val="TOC2"/>
          </w:pPr>
        </w:pPrChange>
      </w:pPr>
      <w:del w:id="168" w:author="Cardenal López, Carlos" w:date="2018-07-16T13:55:00Z">
        <w:r w:rsidRPr="00503DC0" w:rsidDel="00CB2973">
          <w:rPr>
            <w:rStyle w:val="Hyperlink"/>
            <w:lang w:val="es-ES_tradnl"/>
          </w:rPr>
          <w:delText>3.1</w:delText>
        </w:r>
        <w:r w:rsidRPr="00503DC0" w:rsidDel="00CB2973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lang w:val="es-ES_tradnl"/>
          </w:rPr>
          <w:delText>Listado de reglas incumplidas</w:delText>
        </w:r>
        <w:r w:rsidRPr="00503DC0" w:rsidDel="00CB2973">
          <w:rPr>
            <w:webHidden/>
            <w:lang w:val="es-ES_tradnl"/>
          </w:rPr>
          <w:tab/>
          <w:delText>8</w:delText>
        </w:r>
      </w:del>
    </w:p>
    <w:p w14:paraId="05E80B77" w14:textId="77777777" w:rsidR="00E2711D" w:rsidRPr="00503DC0" w:rsidDel="00CB2973" w:rsidRDefault="00E2711D">
      <w:pPr>
        <w:pStyle w:val="CapHeader"/>
        <w:jc w:val="left"/>
        <w:rPr>
          <w:del w:id="169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70" w:author="Cardenal López, Carlos" w:date="2018-07-17T08:22:00Z">
          <w:pPr>
            <w:pStyle w:val="TOC1"/>
          </w:pPr>
        </w:pPrChange>
      </w:pPr>
      <w:del w:id="171" w:author="Cardenal López, Carlos" w:date="2018-07-16T13:55:00Z"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3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Tendencias y datos históricos</w:delText>
        </w:r>
        <w:r w:rsidRPr="00503DC0" w:rsidDel="00CB2973">
          <w:rPr>
            <w:noProof/>
            <w:webHidden/>
            <w:lang w:val="es-ES_tradnl"/>
          </w:rPr>
          <w:tab/>
          <w:delText>9</w:delText>
        </w:r>
      </w:del>
    </w:p>
    <w:p w14:paraId="320C93FF" w14:textId="77777777" w:rsidR="00E2711D" w:rsidRPr="00503DC0" w:rsidDel="00CB2973" w:rsidRDefault="00E2711D">
      <w:pPr>
        <w:pStyle w:val="CapHeader"/>
        <w:jc w:val="left"/>
        <w:rPr>
          <w:del w:id="172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73" w:author="Cardenal López, Carlos" w:date="2018-07-17T08:22:00Z">
          <w:pPr>
            <w:pStyle w:val="TOC1"/>
          </w:pPr>
        </w:pPrChange>
      </w:pPr>
      <w:del w:id="174" w:author="Cardenal López, Carlos" w:date="2018-07-16T13:55:00Z"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4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Análisis de la aplicación</w:delText>
        </w:r>
        <w:r w:rsidRPr="00503DC0" w:rsidDel="00CB2973">
          <w:rPr>
            <w:noProof/>
            <w:webHidden/>
            <w:lang w:val="es-ES_tradnl"/>
          </w:rPr>
          <w:tab/>
          <w:delText>10</w:delText>
        </w:r>
      </w:del>
    </w:p>
    <w:p w14:paraId="27966738" w14:textId="77777777" w:rsidR="00E2711D" w:rsidRPr="00503DC0" w:rsidDel="00CB2973" w:rsidRDefault="00E2711D">
      <w:pPr>
        <w:pStyle w:val="CapHeader"/>
        <w:jc w:val="left"/>
        <w:rPr>
          <w:del w:id="175" w:author="Cardenal López, Carlos" w:date="2018-07-16T13:55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"/>
        </w:rPr>
        <w:pPrChange w:id="176" w:author="Cardenal López, Carlos" w:date="2018-07-17T08:22:00Z">
          <w:pPr>
            <w:pStyle w:val="TOC1"/>
          </w:pPr>
        </w:pPrChange>
      </w:pPr>
      <w:del w:id="177" w:author="Cardenal López, Carlos" w:date="2018-07-16T13:55:00Z"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5</w:delText>
        </w:r>
        <w:r w:rsidRPr="00503DC0" w:rsidDel="00CB2973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"/>
          </w:rPr>
          <w:tab/>
        </w:r>
        <w:r w:rsidRPr="00503DC0" w:rsidDel="00CB2973">
          <w:rPr>
            <w:rStyle w:val="Hyperlink"/>
            <w:rFonts w:ascii="Verdana" w:hAnsi="Verdana"/>
            <w:b w:val="0"/>
            <w:noProof/>
            <w:lang w:val="es-ES_tradnl"/>
          </w:rPr>
          <w:delText>Siguientes pasos</w:delText>
        </w:r>
        <w:r w:rsidRPr="00503DC0" w:rsidDel="00CB2973">
          <w:rPr>
            <w:noProof/>
            <w:webHidden/>
            <w:lang w:val="es-ES_tradnl"/>
          </w:rPr>
          <w:tab/>
          <w:delText>11</w:delText>
        </w:r>
      </w:del>
    </w:p>
    <w:p w14:paraId="0674A493" w14:textId="7EABDAF3" w:rsidR="000972DC" w:rsidRPr="00503DC0" w:rsidDel="00E2711D" w:rsidRDefault="000972DC">
      <w:pPr>
        <w:pStyle w:val="CapHeader"/>
        <w:jc w:val="left"/>
        <w:rPr>
          <w:del w:id="178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179" w:author="Cardenal López, Carlos" w:date="2018-07-17T08:22:00Z">
          <w:pPr>
            <w:pStyle w:val="TOC1"/>
          </w:pPr>
        </w:pPrChange>
      </w:pPr>
      <w:del w:id="180" w:author="Cardenal López, Carlos" w:date="2018-07-16T12:43:00Z">
        <w:r w:rsidRPr="00503DC0" w:rsidDel="00E2711D">
          <w:rPr>
            <w:rFonts w:ascii="Arial" w:hAnsi="Arial"/>
            <w:lang w:val="es-ES_tradnl"/>
            <w:rPrChange w:id="181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1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rFonts w:ascii="Arial" w:hAnsi="Arial"/>
            <w:lang w:val="es-ES_tradnl"/>
            <w:rPrChange w:id="182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Introducción</w:delText>
        </w:r>
        <w:r w:rsidRPr="00503DC0" w:rsidDel="00E2711D">
          <w:rPr>
            <w:noProof/>
            <w:webHidden/>
            <w:lang w:val="es-ES_tradnl"/>
          </w:rPr>
          <w:tab/>
          <w:delText>5</w:delText>
        </w:r>
      </w:del>
    </w:p>
    <w:p w14:paraId="43DA4F2E" w14:textId="4958A27F" w:rsidR="000972DC" w:rsidRPr="00503DC0" w:rsidDel="00E2711D" w:rsidRDefault="000972DC">
      <w:pPr>
        <w:pStyle w:val="CapHeader"/>
        <w:jc w:val="left"/>
        <w:rPr>
          <w:del w:id="183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184" w:author="Cardenal López, Carlos" w:date="2018-07-17T08:22:00Z">
          <w:pPr>
            <w:pStyle w:val="TOC1"/>
          </w:pPr>
        </w:pPrChange>
      </w:pPr>
      <w:del w:id="185" w:author="Cardenal López, Carlos" w:date="2018-07-16T12:43:00Z">
        <w:r w:rsidRPr="00503DC0" w:rsidDel="00E2711D">
          <w:rPr>
            <w:rFonts w:ascii="Arial" w:hAnsi="Arial"/>
            <w:lang w:val="es-ES_tradnl"/>
            <w:rPrChange w:id="186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2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rFonts w:ascii="Arial" w:hAnsi="Arial"/>
            <w:lang w:val="es-ES_tradnl"/>
            <w:rPrChange w:id="187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Información de la aplicación</w:delText>
        </w:r>
        <w:r w:rsidRPr="00503DC0" w:rsidDel="00E2711D">
          <w:rPr>
            <w:noProof/>
            <w:webHidden/>
            <w:lang w:val="es-ES_tradnl"/>
          </w:rPr>
          <w:tab/>
          <w:delText>6</w:delText>
        </w:r>
      </w:del>
    </w:p>
    <w:p w14:paraId="291C5EE5" w14:textId="65709188" w:rsidR="000972DC" w:rsidRPr="00503DC0" w:rsidDel="00E2711D" w:rsidRDefault="000972DC">
      <w:pPr>
        <w:pStyle w:val="CapHeader"/>
        <w:jc w:val="left"/>
        <w:rPr>
          <w:del w:id="188" w:author="Cardenal López, Carlos" w:date="2018-07-16T12:43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_tradnl"/>
        </w:rPr>
        <w:pPrChange w:id="189" w:author="Cardenal López, Carlos" w:date="2018-07-17T08:22:00Z">
          <w:pPr>
            <w:pStyle w:val="TOC2"/>
          </w:pPr>
        </w:pPrChange>
      </w:pPr>
      <w:del w:id="190" w:author="Cardenal López, Carlos" w:date="2018-07-16T12:43:00Z">
        <w:r w:rsidRPr="00503DC0" w:rsidDel="00E2711D">
          <w:rPr>
            <w:color w:val="1F497D"/>
            <w:lang w:val="es-ES_tradnl"/>
            <w:rPrChange w:id="191" w:author="Cardenal López, Carlos" w:date="2018-07-16T12:43:00Z">
              <w:rPr>
                <w:rStyle w:val="Hyperlink"/>
                <w:lang w:val="es-ES"/>
              </w:rPr>
            </w:rPrChange>
          </w:rPr>
          <w:delText>2.1</w:delText>
        </w:r>
        <w:r w:rsidRPr="00503DC0" w:rsidDel="00E2711D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color w:val="1F497D"/>
            <w:lang w:val="es-ES_tradnl"/>
            <w:rPrChange w:id="192" w:author="Cardenal López, Carlos" w:date="2018-07-16T12:43:00Z">
              <w:rPr>
                <w:rStyle w:val="Hyperlink"/>
                <w:lang w:val="es-ES"/>
              </w:rPr>
            </w:rPrChange>
          </w:rPr>
          <w:delText>Datos generales de la aplicación</w:delText>
        </w:r>
        <w:r w:rsidRPr="00503DC0" w:rsidDel="00E2711D">
          <w:rPr>
            <w:webHidden/>
            <w:lang w:val="es-ES_tradnl"/>
          </w:rPr>
          <w:tab/>
          <w:delText>6</w:delText>
        </w:r>
      </w:del>
    </w:p>
    <w:p w14:paraId="40714019" w14:textId="5A9807CA" w:rsidR="000972DC" w:rsidRPr="00503DC0" w:rsidDel="00E2711D" w:rsidRDefault="000972DC">
      <w:pPr>
        <w:pStyle w:val="CapHeader"/>
        <w:jc w:val="left"/>
        <w:rPr>
          <w:del w:id="193" w:author="Cardenal López, Carlos" w:date="2018-07-16T12:43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_tradnl"/>
        </w:rPr>
        <w:pPrChange w:id="194" w:author="Cardenal López, Carlos" w:date="2018-07-17T08:22:00Z">
          <w:pPr>
            <w:pStyle w:val="TOC2"/>
          </w:pPr>
        </w:pPrChange>
      </w:pPr>
      <w:del w:id="195" w:author="Cardenal López, Carlos" w:date="2018-07-16T12:43:00Z">
        <w:r w:rsidRPr="00503DC0" w:rsidDel="00E2711D">
          <w:rPr>
            <w:color w:val="1F497D"/>
            <w:lang w:val="es-ES_tradnl"/>
            <w:rPrChange w:id="196" w:author="Cardenal López, Carlos" w:date="2018-07-16T12:43:00Z">
              <w:rPr>
                <w:rStyle w:val="Hyperlink"/>
                <w:lang w:val="es-ES"/>
              </w:rPr>
            </w:rPrChange>
          </w:rPr>
          <w:delText>2.2</w:delText>
        </w:r>
        <w:r w:rsidRPr="00503DC0" w:rsidDel="00E2711D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color w:val="1F497D"/>
            <w:lang w:val="es-ES_tradnl"/>
            <w:rPrChange w:id="197" w:author="Cardenal López, Carlos" w:date="2018-07-16T12:43:00Z">
              <w:rPr>
                <w:rStyle w:val="Hyperlink"/>
                <w:lang w:val="es-ES"/>
              </w:rPr>
            </w:rPrChange>
          </w:rPr>
          <w:delText>Datos de calidad</w:delText>
        </w:r>
        <w:r w:rsidRPr="00503DC0" w:rsidDel="00E2711D">
          <w:rPr>
            <w:webHidden/>
            <w:lang w:val="es-ES_tradnl"/>
          </w:rPr>
          <w:tab/>
          <w:delText>6</w:delText>
        </w:r>
      </w:del>
    </w:p>
    <w:p w14:paraId="53B4CECE" w14:textId="492D4AB4" w:rsidR="000972DC" w:rsidRPr="00503DC0" w:rsidDel="00E2711D" w:rsidRDefault="000972DC">
      <w:pPr>
        <w:pStyle w:val="CapHeader"/>
        <w:jc w:val="left"/>
        <w:rPr>
          <w:del w:id="198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199" w:author="Cardenal López, Carlos" w:date="2018-07-17T08:22:00Z">
          <w:pPr>
            <w:pStyle w:val="TOC1"/>
          </w:pPr>
        </w:pPrChange>
      </w:pPr>
      <w:del w:id="200" w:author="Cardenal López, Carlos" w:date="2018-07-16T12:43:00Z">
        <w:r w:rsidRPr="00503DC0" w:rsidDel="00E2711D">
          <w:rPr>
            <w:lang w:val="es-ES_tradnl"/>
            <w:rPrChange w:id="201" w:author="Cardenal López, Carlos" w:date="2018-07-16T12:43:00Z">
              <w:rPr>
                <w:rStyle w:val="Hyperlink"/>
                <w:b w:val="0"/>
                <w:noProof/>
              </w:rPr>
            </w:rPrChange>
          </w:rPr>
          <w:delText>3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lang w:val="es-ES_tradnl"/>
            <w:rPrChange w:id="202" w:author="Cardenal López, Carlos" w:date="2018-07-16T12:43:00Z">
              <w:rPr>
                <w:rStyle w:val="Hyperlink"/>
                <w:b w:val="0"/>
                <w:noProof/>
              </w:rPr>
            </w:rPrChange>
          </w:rPr>
          <w:delText>Nivel y modelo de calidad</w:delText>
        </w:r>
        <w:r w:rsidRPr="00503DC0" w:rsidDel="00E2711D">
          <w:rPr>
            <w:noProof/>
            <w:webHidden/>
            <w:lang w:val="es-ES_tradnl"/>
          </w:rPr>
          <w:tab/>
          <w:delText>7</w:delText>
        </w:r>
      </w:del>
    </w:p>
    <w:p w14:paraId="5A6E98DD" w14:textId="7A3496F5" w:rsidR="000972DC" w:rsidRPr="00503DC0" w:rsidDel="00E2711D" w:rsidRDefault="000972DC">
      <w:pPr>
        <w:pStyle w:val="CapHeader"/>
        <w:jc w:val="left"/>
        <w:rPr>
          <w:del w:id="203" w:author="Cardenal López, Carlos" w:date="2018-07-16T12:43:00Z"/>
          <w:rFonts w:asciiTheme="minorHAnsi" w:eastAsiaTheme="minorEastAsia" w:hAnsiTheme="minorHAnsi" w:cstheme="minorBidi"/>
          <w:color w:val="auto"/>
          <w:sz w:val="22"/>
          <w:szCs w:val="22"/>
          <w:lang w:val="es-ES_tradnl" w:eastAsia="es-ES_tradnl"/>
        </w:rPr>
        <w:pPrChange w:id="204" w:author="Cardenal López, Carlos" w:date="2018-07-17T08:22:00Z">
          <w:pPr>
            <w:pStyle w:val="TOC2"/>
          </w:pPr>
        </w:pPrChange>
      </w:pPr>
      <w:del w:id="205" w:author="Cardenal López, Carlos" w:date="2018-07-16T12:43:00Z">
        <w:r w:rsidRPr="00503DC0" w:rsidDel="00E2711D">
          <w:rPr>
            <w:color w:val="1F497D"/>
            <w:lang w:val="es-ES_tradnl"/>
            <w:rPrChange w:id="206" w:author="Cardenal López, Carlos" w:date="2018-07-16T12:43:00Z">
              <w:rPr>
                <w:rStyle w:val="Hyperlink"/>
                <w:lang w:val="es-ES"/>
              </w:rPr>
            </w:rPrChange>
          </w:rPr>
          <w:delText>3.1</w:delText>
        </w:r>
        <w:r w:rsidRPr="00503DC0" w:rsidDel="00E2711D">
          <w:rPr>
            <w:rFonts w:asciiTheme="minorHAnsi" w:eastAsiaTheme="minorEastAsia" w:hAnsiTheme="minorHAnsi" w:cstheme="minorBidi"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color w:val="1F497D"/>
            <w:lang w:val="es-ES_tradnl"/>
            <w:rPrChange w:id="207" w:author="Cardenal López, Carlos" w:date="2018-07-16T12:43:00Z">
              <w:rPr>
                <w:rStyle w:val="Hyperlink"/>
                <w:lang w:val="es-ES"/>
              </w:rPr>
            </w:rPrChange>
          </w:rPr>
          <w:delText>Listado de reglas incumplidas</w:delText>
        </w:r>
        <w:r w:rsidRPr="00503DC0" w:rsidDel="00E2711D">
          <w:rPr>
            <w:webHidden/>
            <w:lang w:val="es-ES_tradnl"/>
          </w:rPr>
          <w:tab/>
          <w:delText>8</w:delText>
        </w:r>
      </w:del>
    </w:p>
    <w:p w14:paraId="5FEB42EE" w14:textId="04213491" w:rsidR="000972DC" w:rsidRPr="00503DC0" w:rsidDel="00E2711D" w:rsidRDefault="000972DC">
      <w:pPr>
        <w:pStyle w:val="CapHeader"/>
        <w:jc w:val="left"/>
        <w:rPr>
          <w:del w:id="208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209" w:author="Cardenal López, Carlos" w:date="2018-07-17T08:22:00Z">
          <w:pPr>
            <w:pStyle w:val="TOC1"/>
          </w:pPr>
        </w:pPrChange>
      </w:pPr>
      <w:del w:id="210" w:author="Cardenal López, Carlos" w:date="2018-07-16T12:43:00Z">
        <w:r w:rsidRPr="00503DC0" w:rsidDel="00E2711D">
          <w:rPr>
            <w:rFonts w:ascii="Arial" w:hAnsi="Arial"/>
            <w:lang w:val="es-ES_tradnl"/>
            <w:rPrChange w:id="211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3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rFonts w:ascii="Arial" w:hAnsi="Arial"/>
            <w:lang w:val="es-ES_tradnl"/>
            <w:rPrChange w:id="212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Tendencias y datos históricos</w:delText>
        </w:r>
        <w:r w:rsidRPr="00503DC0" w:rsidDel="00E2711D">
          <w:rPr>
            <w:noProof/>
            <w:webHidden/>
            <w:lang w:val="es-ES_tradnl"/>
          </w:rPr>
          <w:tab/>
          <w:delText>9</w:delText>
        </w:r>
      </w:del>
    </w:p>
    <w:p w14:paraId="5F738CD6" w14:textId="41525F0F" w:rsidR="000972DC" w:rsidRPr="00503DC0" w:rsidDel="00E2711D" w:rsidRDefault="000972DC">
      <w:pPr>
        <w:pStyle w:val="CapHeader"/>
        <w:jc w:val="left"/>
        <w:rPr>
          <w:del w:id="213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214" w:author="Cardenal López, Carlos" w:date="2018-07-17T08:22:00Z">
          <w:pPr>
            <w:pStyle w:val="TOC1"/>
          </w:pPr>
        </w:pPrChange>
      </w:pPr>
      <w:del w:id="215" w:author="Cardenal López, Carlos" w:date="2018-07-16T12:43:00Z">
        <w:r w:rsidRPr="00503DC0" w:rsidDel="00E2711D">
          <w:rPr>
            <w:rFonts w:ascii="Arial" w:hAnsi="Arial"/>
            <w:lang w:val="es-ES_tradnl"/>
            <w:rPrChange w:id="216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4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rFonts w:ascii="Arial" w:hAnsi="Arial"/>
            <w:lang w:val="es-ES_tradnl"/>
            <w:rPrChange w:id="217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Análisis de la aplicación</w:delText>
        </w:r>
        <w:r w:rsidRPr="00503DC0" w:rsidDel="00E2711D">
          <w:rPr>
            <w:noProof/>
            <w:webHidden/>
            <w:lang w:val="es-ES_tradnl"/>
          </w:rPr>
          <w:tab/>
          <w:delText>10</w:delText>
        </w:r>
      </w:del>
    </w:p>
    <w:p w14:paraId="6EEEC88E" w14:textId="31EC7FC1" w:rsidR="000972DC" w:rsidRPr="00503DC0" w:rsidDel="00E2711D" w:rsidRDefault="000972DC">
      <w:pPr>
        <w:pStyle w:val="CapHeader"/>
        <w:jc w:val="left"/>
        <w:rPr>
          <w:del w:id="218" w:author="Cardenal López, Carlos" w:date="2018-07-16T12:43:00Z"/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es-ES_tradnl" w:eastAsia="es-ES_tradnl"/>
        </w:rPr>
        <w:pPrChange w:id="219" w:author="Cardenal López, Carlos" w:date="2018-07-17T08:22:00Z">
          <w:pPr>
            <w:pStyle w:val="TOC1"/>
          </w:pPr>
        </w:pPrChange>
      </w:pPr>
      <w:del w:id="220" w:author="Cardenal López, Carlos" w:date="2018-07-16T12:43:00Z">
        <w:r w:rsidRPr="00503DC0" w:rsidDel="00E2711D">
          <w:rPr>
            <w:rFonts w:ascii="Arial" w:hAnsi="Arial"/>
            <w:lang w:val="es-ES_tradnl"/>
            <w:rPrChange w:id="221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5</w:delText>
        </w:r>
        <w:r w:rsidRPr="00503DC0" w:rsidDel="00E2711D">
          <w:rPr>
            <w:rFonts w:asciiTheme="minorHAnsi" w:eastAsiaTheme="minorEastAsia" w:hAnsiTheme="minorHAnsi" w:cstheme="minorBidi"/>
            <w:b w:val="0"/>
            <w:noProof/>
            <w:color w:val="auto"/>
            <w:sz w:val="22"/>
            <w:szCs w:val="22"/>
            <w:lang w:val="es-ES_tradnl" w:eastAsia="es-ES_tradnl"/>
          </w:rPr>
          <w:tab/>
        </w:r>
        <w:r w:rsidRPr="00503DC0" w:rsidDel="00E2711D">
          <w:rPr>
            <w:rFonts w:ascii="Arial" w:hAnsi="Arial"/>
            <w:lang w:val="es-ES_tradnl"/>
            <w:rPrChange w:id="222" w:author="Cardenal López, Carlos" w:date="2018-07-16T12:43:00Z">
              <w:rPr>
                <w:rStyle w:val="Hyperlink"/>
                <w:rFonts w:ascii="Verdana" w:hAnsi="Verdana"/>
                <w:b w:val="0"/>
                <w:noProof/>
              </w:rPr>
            </w:rPrChange>
          </w:rPr>
          <w:delText>Siguientes pasos</w:delText>
        </w:r>
        <w:r w:rsidRPr="00503DC0" w:rsidDel="00E2711D">
          <w:rPr>
            <w:noProof/>
            <w:webHidden/>
            <w:lang w:val="es-ES_tradnl"/>
          </w:rPr>
          <w:tab/>
          <w:delText>11</w:delText>
        </w:r>
      </w:del>
    </w:p>
    <w:p w14:paraId="333FCF0D" w14:textId="429991AF" w:rsidR="005A2ED2" w:rsidRPr="00503DC0" w:rsidDel="00CB2973" w:rsidRDefault="008F00BD">
      <w:pPr>
        <w:pStyle w:val="CapHeader"/>
        <w:jc w:val="left"/>
        <w:rPr>
          <w:del w:id="223" w:author="Cardenal López, Carlos" w:date="2018-07-16T13:55:00Z"/>
          <w:rFonts w:ascii="Verdana" w:hAnsi="Verdana" w:cs="Arial"/>
          <w:color w:val="1F497D" w:themeColor="text2"/>
          <w:sz w:val="20"/>
          <w:lang w:val="es-ES_tradnl"/>
        </w:rPr>
        <w:pPrChange w:id="224" w:author="Cardenal López, Carlos" w:date="2018-07-17T08:22:00Z">
          <w:pPr>
            <w:tabs>
              <w:tab w:val="right" w:leader="dot" w:pos="8505"/>
              <w:tab w:val="right" w:leader="dot" w:pos="9072"/>
            </w:tabs>
          </w:pPr>
        </w:pPrChange>
      </w:pPr>
      <w:del w:id="225" w:author="Cardenal López, Carlos" w:date="2018-07-17T08:22:00Z">
        <w:r w:rsidRPr="00211A95" w:rsidDel="00584DC9">
          <w:rPr>
            <w:rFonts w:ascii="Verdana" w:hAnsi="Verdana" w:cs="Arial"/>
            <w:smallCaps w:val="0"/>
            <w:color w:val="1F497D" w:themeColor="text2"/>
            <w:sz w:val="20"/>
            <w:lang w:val="es-ES"/>
          </w:rPr>
          <w:fldChar w:fldCharType="end"/>
        </w:r>
      </w:del>
    </w:p>
    <w:p w14:paraId="333FCF0E" w14:textId="77777777" w:rsidR="006B0314" w:rsidRPr="00503DC0" w:rsidDel="00CB2973" w:rsidRDefault="006B0314">
      <w:pPr>
        <w:pStyle w:val="CapHeader"/>
        <w:jc w:val="left"/>
        <w:rPr>
          <w:del w:id="226" w:author="Cardenal López, Carlos" w:date="2018-07-16T13:55:00Z"/>
          <w:rFonts w:ascii="Verdana" w:hAnsi="Verdana" w:cs="Arial"/>
          <w:color w:val="1F497D" w:themeColor="text2"/>
          <w:sz w:val="20"/>
          <w:lang w:val="es-ES_tradnl"/>
        </w:rPr>
        <w:pPrChange w:id="227" w:author="Cardenal López, Carlos" w:date="2018-07-17T08:22:00Z">
          <w:pPr>
            <w:tabs>
              <w:tab w:val="right" w:leader="dot" w:pos="9072"/>
            </w:tabs>
          </w:pPr>
        </w:pPrChange>
      </w:pPr>
    </w:p>
    <w:p w14:paraId="333FCF0F" w14:textId="77777777" w:rsidR="00D2263B" w:rsidRPr="00503DC0" w:rsidRDefault="00D2263B">
      <w:pPr>
        <w:pStyle w:val="CapHeader"/>
        <w:jc w:val="left"/>
        <w:rPr>
          <w:rFonts w:ascii="Times New Roman" w:hAnsi="Times New Roman"/>
          <w:b w:val="0"/>
          <w:smallCaps w:val="0"/>
          <w:color w:val="auto"/>
          <w:lang w:val="es-ES_tradnl"/>
        </w:rPr>
        <w:sectPr w:rsidR="00D2263B" w:rsidRPr="00503DC0" w:rsidSect="006D7F67">
          <w:headerReference w:type="even" r:id="rId18"/>
          <w:headerReference w:type="default" r:id="rId19"/>
          <w:footerReference w:type="even" r:id="rId20"/>
          <w:footerReference w:type="default" r:id="rId21"/>
          <w:pgSz w:w="11906" w:h="16838"/>
          <w:pgMar w:top="1489" w:right="1646" w:bottom="1560" w:left="1701" w:header="720" w:footer="476" w:gutter="0"/>
          <w:cols w:space="720"/>
        </w:sectPr>
        <w:pPrChange w:id="229" w:author="Cardenal López, Carlos" w:date="2018-07-17T08:22:00Z">
          <w:pPr>
            <w:pStyle w:val="TableofFigures"/>
            <w:tabs>
              <w:tab w:val="right" w:leader="dot" w:pos="8549"/>
            </w:tabs>
          </w:pPr>
        </w:pPrChange>
      </w:pPr>
    </w:p>
    <w:p w14:paraId="333FCF10" w14:textId="0EBF3CFD" w:rsidR="008C53C1" w:rsidRPr="00503DC0" w:rsidDel="00584DC9" w:rsidRDefault="008C53C1">
      <w:pPr>
        <w:pStyle w:val="Heading1"/>
        <w:ind w:left="0" w:firstLine="0"/>
        <w:rPr>
          <w:del w:id="230" w:author="Cardenal López, Carlos" w:date="2018-07-17T08:27:00Z"/>
          <w:lang w:val="es-ES_tradnl"/>
        </w:rPr>
        <w:pPrChange w:id="231" w:author="Cardenal López, Carlos" w:date="2018-07-17T08:37:00Z">
          <w:pPr>
            <w:pStyle w:val="Heading1"/>
            <w:keepNext w:val="0"/>
            <w:pageBreakBefore/>
            <w:numPr>
              <w:numId w:val="58"/>
            </w:numPr>
            <w:tabs>
              <w:tab w:val="clear" w:pos="432"/>
            </w:tabs>
            <w:spacing w:before="120" w:after="360"/>
            <w:ind w:left="851" w:hanging="851"/>
          </w:pPr>
        </w:pPrChange>
      </w:pPr>
      <w:bookmarkStart w:id="232" w:name="_Toc454191281"/>
      <w:bookmarkStart w:id="233" w:name="_Toc519578200"/>
      <w:bookmarkStart w:id="234" w:name="_Toc305743405"/>
      <w:bookmarkStart w:id="235" w:name="_Toc305743404"/>
      <w:del w:id="236" w:author="Cardenal López, Carlos" w:date="2018-07-17T08:27:00Z">
        <w:r w:rsidRPr="00503DC0" w:rsidDel="00584DC9">
          <w:rPr>
            <w:lang w:val="es-ES_tradnl"/>
          </w:rPr>
          <w:lastRenderedPageBreak/>
          <w:delText>Introducción</w:delText>
        </w:r>
        <w:bookmarkEnd w:id="232"/>
        <w:bookmarkEnd w:id="233"/>
      </w:del>
    </w:p>
    <w:p w14:paraId="6DF144AE" w14:textId="169CE36B" w:rsidR="002E4B68" w:rsidRPr="00503DC0" w:rsidDel="00584DC9" w:rsidRDefault="002E4B68">
      <w:pPr>
        <w:pStyle w:val="Heading1"/>
        <w:ind w:left="0" w:firstLine="0"/>
        <w:rPr>
          <w:del w:id="237" w:author="Cardenal López, Carlos" w:date="2018-07-17T08:27:00Z"/>
          <w:lang w:val="es-ES_tradnl"/>
        </w:rPr>
        <w:pPrChange w:id="238" w:author="Cardenal López, Carlos" w:date="2018-07-17T08:37:00Z">
          <w:pPr>
            <w:pStyle w:val="OfertaArial10"/>
          </w:pPr>
        </w:pPrChange>
      </w:pPr>
      <w:del w:id="239" w:author="Cardenal López, Carlos" w:date="2018-07-17T08:27:00Z">
        <w:r w:rsidRPr="00503DC0" w:rsidDel="00584DC9">
          <w:rPr>
            <w:lang w:val="es-ES_tradnl"/>
          </w:rPr>
          <w:delText xml:space="preserve">Los resultados expuestos en este documento tratan de reflejar el estado de la aplicación </w:delText>
        </w:r>
      </w:del>
      <w:ins w:id="240" w:author="García Repetto, Pedro Luis" w:date="2018-07-13T12:21:00Z">
        <w:del w:id="241" w:author="Cardenal López, Carlos" w:date="2018-07-17T08:27:00Z">
          <w:r w:rsidR="00141D83" w:rsidRPr="00503DC0" w:rsidDel="00584DC9">
            <w:rPr>
              <w:lang w:val="es-ES_tradnl"/>
            </w:rPr>
            <w:delText xml:space="preserve">DocelWeb </w:delText>
          </w:r>
        </w:del>
      </w:ins>
      <w:del w:id="242" w:author="Cardenal López, Carlos" w:date="2018-07-17T08:27:00Z">
        <w:r w:rsidRPr="00503DC0" w:rsidDel="00584DC9">
          <w:rPr>
            <w:lang w:val="es-ES_tradnl"/>
          </w:rPr>
          <w:delText>analizada desde el punto de vista de la calidad de su código fuente.</w:delText>
        </w:r>
      </w:del>
    </w:p>
    <w:p w14:paraId="07D2BDF9" w14:textId="01847850" w:rsidR="002E4B68" w:rsidRPr="00503DC0" w:rsidDel="00584DC9" w:rsidRDefault="00776FBE">
      <w:pPr>
        <w:pStyle w:val="Heading1"/>
        <w:ind w:left="0" w:firstLine="0"/>
        <w:rPr>
          <w:del w:id="243" w:author="Cardenal López, Carlos" w:date="2018-07-17T08:27:00Z"/>
          <w:lang w:val="es-ES_tradnl"/>
        </w:rPr>
        <w:pPrChange w:id="244" w:author="Cardenal López, Carlos" w:date="2018-07-17T08:37:00Z">
          <w:pPr>
            <w:pStyle w:val="OfertaArial10"/>
          </w:pPr>
        </w:pPrChange>
      </w:pPr>
      <w:del w:id="245" w:author="Cardenal López, Carlos" w:date="2018-07-17T08:27:00Z">
        <w:r w:rsidRPr="00503DC0" w:rsidDel="00584DC9">
          <w:rPr>
            <w:rFonts w:ascii="Arial" w:hAnsi="Arial"/>
            <w:color w:val="1F497D"/>
            <w:lang w:val="es-ES_tradnl"/>
            <w:rPrChange w:id="246" w:author="Cardenal López, Carlos" w:date="2018-07-17T08:01:00Z">
              <w:rPr/>
            </w:rPrChange>
          </w:rPr>
          <w:delText>El modelo de calidad aplicado responde a las necesidades planteadas y trata de minimizar el impacto que</w:delText>
        </w:r>
      </w:del>
      <w:del w:id="247" w:author="Cardenal López, Carlos" w:date="2018-07-17T08:00:00Z">
        <w:r w:rsidRPr="00503DC0" w:rsidDel="00BD5A06">
          <w:rPr>
            <w:rFonts w:ascii="Arial" w:hAnsi="Arial"/>
            <w:color w:val="1F497D"/>
            <w:lang w:val="es-ES_tradnl"/>
            <w:rPrChange w:id="248" w:author="Cardenal López, Carlos" w:date="2018-07-17T08:01:00Z">
              <w:rPr/>
            </w:rPrChange>
          </w:rPr>
          <w:delText xml:space="preserve"> </w:delText>
        </w:r>
      </w:del>
      <w:del w:id="249" w:author="Cardenal López, Carlos" w:date="2018-07-17T08:27:00Z">
        <w:r w:rsidRPr="00503DC0" w:rsidDel="00584DC9">
          <w:rPr>
            <w:rFonts w:ascii="Arial" w:hAnsi="Arial"/>
            <w:color w:val="1F497D"/>
            <w:lang w:val="es-ES_tradnl"/>
            <w:rPrChange w:id="250" w:author="Cardenal López, Carlos" w:date="2018-07-17T08:01:00Z">
              <w:rPr/>
            </w:rPrChange>
          </w:rPr>
          <w:delText xml:space="preserve">supone la implantación de un servicio de análisis estático de código en un equipo de desarrollo. </w:delText>
        </w:r>
        <w:r w:rsidR="00AD34EF" w:rsidRPr="00503DC0" w:rsidDel="00584DC9">
          <w:rPr>
            <w:rFonts w:ascii="Arial" w:hAnsi="Arial"/>
            <w:color w:val="1F497D"/>
            <w:lang w:val="es-ES_tradnl"/>
            <w:rPrChange w:id="251" w:author="Cardenal López, Carlos" w:date="2018-07-17T08:01:00Z">
              <w:rPr/>
            </w:rPrChange>
          </w:rPr>
          <w:delText>La</w:delText>
        </w:r>
      </w:del>
      <w:del w:id="252" w:author="Cardenal López, Carlos" w:date="2018-07-17T08:00:00Z">
        <w:r w:rsidR="00AD34EF" w:rsidRPr="00503DC0" w:rsidDel="00BD5A06">
          <w:rPr>
            <w:rFonts w:ascii="Arial" w:hAnsi="Arial"/>
            <w:color w:val="1F497D"/>
            <w:lang w:val="es-ES_tradnl"/>
            <w:rPrChange w:id="253" w:author="Cardenal López, Carlos" w:date="2018-07-17T08:01:00Z">
              <w:rPr/>
            </w:rPrChange>
          </w:rPr>
          <w:delText xml:space="preserve"> </w:delText>
        </w:r>
      </w:del>
      <w:del w:id="254" w:author="Cardenal López, Carlos" w:date="2018-07-17T08:27:00Z">
        <w:r w:rsidR="00AD34EF" w:rsidRPr="00503DC0" w:rsidDel="00584DC9">
          <w:rPr>
            <w:rFonts w:ascii="Arial" w:hAnsi="Arial"/>
            <w:color w:val="1F497D"/>
            <w:lang w:val="es-ES_tradnl"/>
            <w:rPrChange w:id="255" w:author="Cardenal López, Carlos" w:date="2018-07-17T08:01:00Z">
              <w:rPr/>
            </w:rPrChange>
          </w:rPr>
          <w:delText>herramienta en la que se apoya el servicio</w:delText>
        </w:r>
        <w:r w:rsidR="006E0DED" w:rsidRPr="00503DC0" w:rsidDel="00584DC9">
          <w:rPr>
            <w:rFonts w:ascii="Arial" w:hAnsi="Arial"/>
            <w:color w:val="1F497D"/>
            <w:lang w:val="es-ES_tradnl"/>
            <w:rPrChange w:id="256" w:author="Cardenal López, Carlos" w:date="2018-07-17T08:01:00Z">
              <w:rPr/>
            </w:rPrChange>
          </w:rPr>
          <w:delText>,</w:delText>
        </w:r>
        <w:r w:rsidR="00AD34EF" w:rsidRPr="00503DC0" w:rsidDel="00584DC9">
          <w:rPr>
            <w:rFonts w:ascii="Arial" w:hAnsi="Arial"/>
            <w:color w:val="1F497D"/>
            <w:lang w:val="es-ES_tradnl"/>
            <w:rPrChange w:id="257" w:author="Cardenal López, Carlos" w:date="2018-07-17T08:01:00Z">
              <w:rPr/>
            </w:rPrChange>
          </w:rPr>
          <w:delText xml:space="preserve"> Sobarque</w:delText>
        </w:r>
      </w:del>
      <w:ins w:id="258" w:author="García Repetto, Pedro Luis" w:date="2018-07-13T12:21:00Z">
        <w:del w:id="259" w:author="Cardenal López, Carlos" w:date="2018-07-17T08:27:00Z">
          <w:r w:rsidR="00141D83" w:rsidRPr="00503DC0" w:rsidDel="00584DC9">
            <w:rPr>
              <w:rFonts w:ascii="Arial" w:hAnsi="Arial"/>
              <w:color w:val="1F497D"/>
              <w:lang w:val="es-ES_tradnl"/>
              <w:rPrChange w:id="260" w:author="Cardenal López, Carlos" w:date="2018-07-17T08:01:00Z">
                <w:rPr/>
              </w:rPrChange>
            </w:rPr>
            <w:delText>SonarQube</w:delText>
          </w:r>
        </w:del>
      </w:ins>
      <w:del w:id="261" w:author="Cardenal López, Carlos" w:date="2018-07-17T08:27:00Z">
        <w:r w:rsidR="006E0DED" w:rsidRPr="00503DC0" w:rsidDel="00584DC9">
          <w:rPr>
            <w:rFonts w:ascii="Arial" w:hAnsi="Arial"/>
            <w:color w:val="1F497D"/>
            <w:lang w:val="es-ES_tradnl"/>
            <w:rPrChange w:id="262" w:author="Cardenal López, Carlos" w:date="2018-07-17T08:01:00Z">
              <w:rPr/>
            </w:rPrChange>
          </w:rPr>
          <w:delText>,</w:delText>
        </w:r>
        <w:r w:rsidR="00AD34EF" w:rsidRPr="00503DC0" w:rsidDel="00584DC9">
          <w:rPr>
            <w:rFonts w:ascii="Arial" w:hAnsi="Arial"/>
            <w:color w:val="1F497D"/>
            <w:lang w:val="es-ES_tradnl"/>
            <w:rPrChange w:id="263" w:author="Cardenal López, Carlos" w:date="2018-07-17T08:01:00Z">
              <w:rPr/>
            </w:rPrChange>
          </w:rPr>
          <w:delText xml:space="preserve"> establece una clasificación en el tipo de problemas detectados atendiendo a la característica de calidad con la que están relacionados</w:delText>
        </w:r>
        <w:r w:rsidR="006E0DED" w:rsidRPr="00503DC0" w:rsidDel="00584DC9">
          <w:rPr>
            <w:rFonts w:ascii="Arial" w:hAnsi="Arial"/>
            <w:color w:val="1F497D"/>
            <w:lang w:val="es-ES_tradnl"/>
            <w:rPrChange w:id="264" w:author="Cardenal López, Carlos" w:date="2018-07-17T08:01:00Z">
              <w:rPr/>
            </w:rPrChange>
          </w:rPr>
          <w:delText xml:space="preserve"> y este informe se referirá a ellos en sus mismos términos</w:delText>
        </w:r>
        <w:r w:rsidR="00AD34EF" w:rsidRPr="00503DC0" w:rsidDel="00584DC9">
          <w:rPr>
            <w:rFonts w:ascii="Arial" w:hAnsi="Arial"/>
            <w:color w:val="1F497D"/>
            <w:lang w:val="es-ES_tradnl"/>
            <w:rPrChange w:id="265" w:author="Cardenal López, Carlos" w:date="2018-07-17T08:01:00Z">
              <w:rPr/>
            </w:rPrChange>
          </w:rPr>
          <w:delText>. De esta forma, surgen los siguientes tipos</w:delText>
        </w:r>
        <w:r w:rsidR="006E0DED" w:rsidRPr="00503DC0" w:rsidDel="00584DC9">
          <w:rPr>
            <w:rFonts w:ascii="Arial" w:hAnsi="Arial"/>
            <w:color w:val="1F497D"/>
            <w:lang w:val="es-ES_tradnl"/>
            <w:rPrChange w:id="266" w:author="Cardenal López, Carlos" w:date="2018-07-17T08:01:00Z">
              <w:rPr/>
            </w:rPrChange>
          </w:rPr>
          <w:delText xml:space="preserve"> de </w:delText>
        </w:r>
        <w:commentRangeStart w:id="267"/>
        <w:commentRangeStart w:id="268"/>
        <w:r w:rsidR="006E0DED" w:rsidRPr="00503DC0" w:rsidDel="00584DC9">
          <w:rPr>
            <w:rFonts w:ascii="Arial" w:hAnsi="Arial"/>
            <w:color w:val="1F497D"/>
            <w:lang w:val="es-ES_tradnl"/>
            <w:rPrChange w:id="269" w:author="Cardenal López, Carlos" w:date="2018-07-17T08:01:00Z">
              <w:rPr/>
            </w:rPrChange>
          </w:rPr>
          <w:delText>problemas</w:delText>
        </w:r>
        <w:commentRangeEnd w:id="267"/>
        <w:r w:rsidR="00141D83" w:rsidRPr="00BD5A06" w:rsidDel="00584DC9">
          <w:rPr>
            <w:sz w:val="20"/>
            <w:szCs w:val="24"/>
            <w:rPrChange w:id="270" w:author="Cardenal López, Carlos" w:date="2018-07-17T08:01:00Z">
              <w:rPr>
                <w:rStyle w:val="CommentReference"/>
                <w:szCs w:val="20"/>
                <w:lang w:eastAsia="es-ES"/>
              </w:rPr>
            </w:rPrChange>
          </w:rPr>
          <w:commentReference w:id="267"/>
        </w:r>
        <w:commentRangeEnd w:id="268"/>
        <w:r w:rsidR="00AA010B" w:rsidRPr="00BD5A06" w:rsidDel="00584DC9">
          <w:rPr>
            <w:sz w:val="20"/>
            <w:szCs w:val="24"/>
            <w:rPrChange w:id="271" w:author="Cardenal López, Carlos" w:date="2018-07-17T08:01:00Z">
              <w:rPr>
                <w:rStyle w:val="CommentReference"/>
                <w:szCs w:val="20"/>
                <w:lang w:eastAsia="es-ES"/>
              </w:rPr>
            </w:rPrChange>
          </w:rPr>
          <w:commentReference w:id="268"/>
        </w:r>
        <w:r w:rsidR="00AD34EF" w:rsidRPr="00503DC0" w:rsidDel="00584DC9">
          <w:rPr>
            <w:rFonts w:ascii="Arial" w:hAnsi="Arial"/>
            <w:color w:val="1F497D"/>
            <w:lang w:val="es-ES_tradnl"/>
            <w:rPrChange w:id="272" w:author="Cardenal López, Carlos" w:date="2018-07-17T08:01:00Z">
              <w:rPr/>
            </w:rPrChange>
          </w:rPr>
          <w:delText>:</w:delText>
        </w:r>
      </w:del>
    </w:p>
    <w:p w14:paraId="5BE5F8B9" w14:textId="1D6413F8" w:rsidR="00AD34EF" w:rsidRPr="00503DC0" w:rsidDel="00584DC9" w:rsidRDefault="001F0932">
      <w:pPr>
        <w:pStyle w:val="Heading1"/>
        <w:ind w:left="0" w:firstLine="0"/>
        <w:rPr>
          <w:del w:id="273" w:author="Cardenal López, Carlos" w:date="2018-07-17T08:27:00Z"/>
          <w:lang w:val="es-ES_tradnl"/>
        </w:rPr>
        <w:pPrChange w:id="274" w:author="Cardenal López, Carlos" w:date="2018-07-17T08:37:00Z">
          <w:pPr>
            <w:pStyle w:val="OfertaArial10"/>
            <w:numPr>
              <w:numId w:val="61"/>
            </w:numPr>
            <w:ind w:left="720" w:hanging="360"/>
          </w:pPr>
        </w:pPrChange>
      </w:pPr>
      <w:del w:id="275" w:author="Cardenal López, Carlos" w:date="2018-07-17T08:27:00Z">
        <w:r w:rsidRPr="00503DC0" w:rsidDel="00584DC9">
          <w:rPr>
            <w:lang w:val="es-ES_tradnl"/>
          </w:rPr>
          <w:delText>Vulnerability. Problemas relacionados con la seguridad de la aplicación y que pueden suponer un riesgo para la integridad de la misma.</w:delText>
        </w:r>
      </w:del>
    </w:p>
    <w:p w14:paraId="3CB94CD8" w14:textId="10965CC7" w:rsidR="001F0932" w:rsidRPr="00503DC0" w:rsidDel="00584DC9" w:rsidRDefault="001F0932">
      <w:pPr>
        <w:pStyle w:val="Heading1"/>
        <w:ind w:left="0" w:firstLine="0"/>
        <w:rPr>
          <w:del w:id="276" w:author="Cardenal López, Carlos" w:date="2018-07-17T08:27:00Z"/>
          <w:lang w:val="es-ES_tradnl"/>
        </w:rPr>
        <w:pPrChange w:id="277" w:author="Cardenal López, Carlos" w:date="2018-07-17T08:37:00Z">
          <w:pPr>
            <w:pStyle w:val="OfertaArial10"/>
            <w:numPr>
              <w:numId w:val="61"/>
            </w:numPr>
            <w:ind w:left="720" w:hanging="360"/>
          </w:pPr>
        </w:pPrChange>
      </w:pPr>
      <w:del w:id="278" w:author="Cardenal López, Carlos" w:date="2018-07-17T08:27:00Z">
        <w:r w:rsidRPr="00503DC0" w:rsidDel="00584DC9">
          <w:rPr>
            <w:lang w:val="es-ES_tradnl"/>
          </w:rPr>
          <w:delText>Bug. Problemas relacionados con la fiabilidad de la aplicación, su capacidad para recuperarse de errores inesperados y mantener el servicio.</w:delText>
        </w:r>
      </w:del>
    </w:p>
    <w:p w14:paraId="3BB2DAD6" w14:textId="2E294741" w:rsidR="005B261D" w:rsidRPr="00503DC0" w:rsidDel="00584DC9" w:rsidRDefault="00A65324">
      <w:pPr>
        <w:pStyle w:val="Heading1"/>
        <w:ind w:left="0" w:firstLine="0"/>
        <w:rPr>
          <w:del w:id="279" w:author="Cardenal López, Carlos" w:date="2018-07-17T08:27:00Z"/>
          <w:lang w:val="es-ES_tradnl"/>
        </w:rPr>
        <w:pPrChange w:id="280" w:author="Cardenal López, Carlos" w:date="2018-07-17T08:37:00Z">
          <w:pPr>
            <w:pStyle w:val="OfertaArial10"/>
            <w:numPr>
              <w:numId w:val="61"/>
            </w:numPr>
            <w:ind w:left="720" w:hanging="360"/>
          </w:pPr>
        </w:pPrChange>
      </w:pPr>
      <w:del w:id="281" w:author="Cardenal López, Carlos" w:date="2018-07-17T08:27:00Z">
        <w:r w:rsidRPr="00503DC0" w:rsidDel="00584DC9">
          <w:rPr>
            <w:lang w:val="es-ES_tradnl"/>
          </w:rPr>
          <w:delText>Code smell. Este tipo de problema se relaciona con la mantenibilidad del código fuente, su capaci</w:delText>
        </w:r>
        <w:r w:rsidR="00273AB6" w:rsidRPr="00503DC0" w:rsidDel="00584DC9">
          <w:rPr>
            <w:lang w:val="es-ES_tradnl"/>
          </w:rPr>
          <w:delText xml:space="preserve">dad para </w:delText>
        </w:r>
      </w:del>
      <w:del w:id="282" w:author="Cardenal López, Carlos" w:date="2018-07-17T08:02:00Z">
        <w:r w:rsidR="00273AB6" w:rsidRPr="00503DC0" w:rsidDel="00DB1E28">
          <w:rPr>
            <w:lang w:val="es-ES_tradnl"/>
          </w:rPr>
          <w:delText xml:space="preserve">el </w:delText>
        </w:r>
      </w:del>
      <w:del w:id="283" w:author="Cardenal López, Carlos" w:date="2018-07-17T08:27:00Z">
        <w:r w:rsidR="00273AB6" w:rsidRPr="00503DC0" w:rsidDel="00584DC9">
          <w:rPr>
            <w:lang w:val="es-ES_tradnl"/>
          </w:rPr>
          <w:delText>cambi</w:delText>
        </w:r>
      </w:del>
      <w:del w:id="284" w:author="Cardenal López, Carlos" w:date="2018-07-17T08:02:00Z">
        <w:r w:rsidR="00273AB6" w:rsidRPr="00503DC0" w:rsidDel="00DB1E28">
          <w:rPr>
            <w:lang w:val="es-ES_tradnl"/>
          </w:rPr>
          <w:delText>o</w:delText>
        </w:r>
      </w:del>
      <w:del w:id="285" w:author="Cardenal López, Carlos" w:date="2018-07-17T08:27:00Z">
        <w:r w:rsidR="00273AB6" w:rsidRPr="00503DC0" w:rsidDel="00584DC9">
          <w:rPr>
            <w:lang w:val="es-ES_tradnl"/>
          </w:rPr>
          <w:delText xml:space="preserve"> de una forma eficiente y efectiva.</w:delText>
        </w:r>
        <w:r w:rsidR="000E29B3" w:rsidRPr="00503DC0" w:rsidDel="00584DC9">
          <w:rPr>
            <w:lang w:val="es-ES_tradnl"/>
          </w:rPr>
          <w:delText>Quality profile</w:delText>
        </w:r>
      </w:del>
    </w:p>
    <w:p w14:paraId="1E118F7E" w14:textId="009F5A4A" w:rsidR="001E3A34" w:rsidRPr="00503DC0" w:rsidDel="00584DC9" w:rsidRDefault="006E0DED">
      <w:pPr>
        <w:pStyle w:val="Heading1"/>
        <w:ind w:left="0" w:firstLine="0"/>
        <w:rPr>
          <w:del w:id="286" w:author="Cardenal López, Carlos" w:date="2018-07-17T08:27:00Z"/>
          <w:u w:val="single"/>
          <w:lang w:val="es-ES_tradnl"/>
        </w:rPr>
        <w:pPrChange w:id="287" w:author="Cardenal López, Carlos" w:date="2018-07-17T08:37:00Z">
          <w:pPr>
            <w:pStyle w:val="OfertaArial10"/>
          </w:pPr>
        </w:pPrChange>
      </w:pPr>
      <w:del w:id="288" w:author="Cardenal López, Carlos" w:date="2018-07-16T12:12:00Z">
        <w:r w:rsidRPr="00503DC0" w:rsidDel="001E3A34">
          <w:rPr>
            <w:lang w:val="es-ES_tradnl"/>
          </w:rPr>
          <w:delText xml:space="preserve">Además, el informe plasmará todas las métricas que el analista considere que son de utilizad </w:delText>
        </w:r>
      </w:del>
      <w:ins w:id="289" w:author="García Repetto, Pedro Luis" w:date="2018-07-13T12:23:00Z">
        <w:del w:id="290" w:author="Cardenal López, Carlos" w:date="2018-07-16T12:12:00Z">
          <w:r w:rsidR="00141D83" w:rsidRPr="00503DC0" w:rsidDel="001E3A34">
            <w:rPr>
              <w:lang w:val="es-ES_tradnl"/>
            </w:rPr>
            <w:delText xml:space="preserve">utilidad </w:delText>
          </w:r>
        </w:del>
      </w:ins>
      <w:del w:id="291" w:author="Cardenal López, Carlos" w:date="2018-07-16T12:12:00Z">
        <w:r w:rsidRPr="00503DC0" w:rsidDel="001E3A34">
          <w:rPr>
            <w:lang w:val="es-ES_tradnl"/>
          </w:rPr>
          <w:delText>para llegar a conclusiones y recomendaciones de mejora.</w:delText>
        </w:r>
      </w:del>
    </w:p>
    <w:p w14:paraId="7A6256CB" w14:textId="0917BCF4" w:rsidR="00861B0B" w:rsidRPr="00503DC0" w:rsidDel="00E723AB" w:rsidRDefault="006E0DED">
      <w:pPr>
        <w:pStyle w:val="Heading1"/>
        <w:numPr>
          <w:ilvl w:val="0"/>
          <w:numId w:val="0"/>
        </w:numPr>
        <w:rPr>
          <w:del w:id="292" w:author="Cardenal López, Carlos" w:date="2018-07-17T08:36:00Z"/>
          <w:lang w:val="es-ES_tradnl"/>
        </w:rPr>
        <w:pPrChange w:id="293" w:author="Cardenal López, Carlos" w:date="2018-07-17T08:37:00Z">
          <w:pPr>
            <w:pStyle w:val="Heading1"/>
            <w:keepNext w:val="0"/>
            <w:pageBreakBefore/>
            <w:numPr>
              <w:numId w:val="58"/>
            </w:numPr>
            <w:tabs>
              <w:tab w:val="clear" w:pos="432"/>
            </w:tabs>
            <w:spacing w:before="120" w:after="360"/>
            <w:ind w:left="851" w:hanging="851"/>
          </w:pPr>
        </w:pPrChange>
      </w:pPr>
      <w:bookmarkStart w:id="294" w:name="_Toc519578201"/>
      <w:del w:id="295" w:author="Cardenal López, Carlos" w:date="2018-07-17T08:29:00Z">
        <w:r w:rsidRPr="00503DC0" w:rsidDel="00584DC9">
          <w:rPr>
            <w:lang w:val="es-ES_tradnl"/>
          </w:rPr>
          <w:delText>Información de la aplicación</w:delText>
        </w:r>
      </w:del>
      <w:bookmarkEnd w:id="294"/>
    </w:p>
    <w:p w14:paraId="0D0F042D" w14:textId="46E8755F" w:rsidR="00CD1090" w:rsidRPr="00503DC0" w:rsidDel="00584DC9" w:rsidRDefault="00EF61A4">
      <w:pPr>
        <w:pStyle w:val="Heading1"/>
        <w:numPr>
          <w:ilvl w:val="0"/>
          <w:numId w:val="0"/>
        </w:numPr>
        <w:rPr>
          <w:del w:id="296" w:author="Cardenal López, Carlos" w:date="2018-07-17T08:30:00Z"/>
          <w:lang w:val="es-ES_tradnl"/>
        </w:rPr>
        <w:pPrChange w:id="297" w:author="Cardenal López, Carlos" w:date="2018-07-17T08:37:00Z">
          <w:pPr>
            <w:pStyle w:val="OfertaArial10"/>
          </w:pPr>
        </w:pPrChange>
      </w:pPr>
      <w:del w:id="298" w:author="Cardenal López, Carlos" w:date="2018-07-17T08:30:00Z">
        <w:r w:rsidRPr="00503DC0" w:rsidDel="00584DC9">
          <w:rPr>
            <w:lang w:val="es-ES_tradnl"/>
          </w:rPr>
          <w:delText>Esta sección muestra la información de partida para conocer la aplicación que se está valorando</w:delText>
        </w:r>
      </w:del>
      <w:del w:id="299" w:author="Cardenal López, Carlos" w:date="2018-07-16T08:43:00Z">
        <w:r w:rsidRPr="00503DC0" w:rsidDel="00EF4193">
          <w:rPr>
            <w:lang w:val="es-ES_tradnl"/>
          </w:rPr>
          <w:delText xml:space="preserve"> </w:delText>
        </w:r>
        <w:commentRangeStart w:id="300"/>
        <w:r w:rsidRPr="00503DC0" w:rsidDel="00EF4193">
          <w:rPr>
            <w:lang w:val="es-ES_tradnl"/>
          </w:rPr>
          <w:delText>y</w:delText>
        </w:r>
        <w:commentRangeEnd w:id="300"/>
        <w:r w:rsidR="00141D83" w:rsidDel="00EF4193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00"/>
        </w:r>
        <w:r w:rsidRPr="00503DC0" w:rsidDel="00EF4193">
          <w:rPr>
            <w:lang w:val="es-ES_tradnl"/>
          </w:rPr>
          <w:delText xml:space="preserve"> </w:delText>
        </w:r>
      </w:del>
    </w:p>
    <w:p w14:paraId="141FEE38" w14:textId="4F731CD7" w:rsidR="00CD1090" w:rsidRPr="00503DC0" w:rsidDel="00E723AB" w:rsidRDefault="00CD1090">
      <w:pPr>
        <w:pStyle w:val="Heading1"/>
        <w:numPr>
          <w:ilvl w:val="0"/>
          <w:numId w:val="0"/>
        </w:numPr>
        <w:rPr>
          <w:del w:id="301" w:author="Cardenal López, Carlos" w:date="2018-07-17T08:36:00Z"/>
          <w:lang w:val="es-ES_tradnl"/>
        </w:rPr>
        <w:pPrChange w:id="302" w:author="Cardenal López, Carlos" w:date="2018-07-17T08:37:00Z">
          <w:pPr>
            <w:pStyle w:val="Cabecera2"/>
          </w:pPr>
        </w:pPrChange>
      </w:pPr>
      <w:bookmarkStart w:id="303" w:name="_Toc519578202"/>
      <w:del w:id="304" w:author="Cardenal López, Carlos" w:date="2018-07-17T08:36:00Z">
        <w:r w:rsidRPr="00503DC0" w:rsidDel="00E723AB">
          <w:rPr>
            <w:lang w:val="es-ES_tradnl"/>
          </w:rPr>
          <w:delText>Datos generales</w:delText>
        </w:r>
        <w:r w:rsidR="00204B17" w:rsidRPr="00503DC0" w:rsidDel="00E723AB">
          <w:rPr>
            <w:lang w:val="es-ES_tradnl"/>
          </w:rPr>
          <w:delText xml:space="preserve"> </w:delText>
        </w:r>
      </w:del>
      <w:del w:id="305" w:author="Cardenal López, Carlos" w:date="2018-07-17T08:31:00Z">
        <w:r w:rsidR="00204B17" w:rsidRPr="00503DC0" w:rsidDel="00584DC9">
          <w:rPr>
            <w:lang w:val="es-ES_tradnl"/>
          </w:rPr>
          <w:delText>de la aplicación</w:delText>
        </w:r>
      </w:del>
      <w:bookmarkEnd w:id="303"/>
    </w:p>
    <w:p w14:paraId="7CD49065" w14:textId="4DCB67DB" w:rsidR="00D454AF" w:rsidRPr="00503DC0" w:rsidRDefault="00D454AF">
      <w:pPr>
        <w:pStyle w:val="Heading1"/>
        <w:numPr>
          <w:ilvl w:val="0"/>
          <w:numId w:val="0"/>
        </w:numPr>
        <w:rPr>
          <w:lang w:val="es-ES_tradnl"/>
        </w:rPr>
        <w:pPrChange w:id="306" w:author="Cardenal López, Carlos" w:date="2018-07-17T08:37:00Z">
          <w:pPr>
            <w:pStyle w:val="OfertaArial10"/>
          </w:pPr>
        </w:pPrChange>
      </w:pPr>
    </w:p>
    <w:tbl>
      <w:tblPr>
        <w:tblStyle w:val="GridTable5Dark-Accent1"/>
        <w:tblW w:w="0" w:type="auto"/>
        <w:jc w:val="center"/>
        <w:tblLook w:val="0480" w:firstRow="0" w:lastRow="0" w:firstColumn="1" w:lastColumn="0" w:noHBand="0" w:noVBand="1"/>
      </w:tblPr>
      <w:tblGrid>
        <w:gridCol w:w="2691"/>
        <w:gridCol w:w="2048"/>
        <w:gridCol w:w="2540"/>
      </w:tblGrid>
      <w:tr w:rsidR="00530EEB" w:rsidRPr="00211A95" w14:paraId="134B1EBC" w14:textId="77777777" w:rsidTr="0017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1B5A9521" w14:textId="77777777" w:rsidR="00530EEB" w:rsidRPr="00211A95" w:rsidRDefault="00530EEB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 w:rsidRPr="00211A95">
              <w:rPr>
                <w:color w:val="FFFFFF" w:themeColor="background1"/>
                <w:lang w:val="es-ES"/>
              </w:rPr>
              <w:t>Nombre del proyecto</w:t>
            </w:r>
          </w:p>
        </w:tc>
        <w:tc>
          <w:tcPr>
            <w:tcW w:w="4588" w:type="dxa"/>
            <w:gridSpan w:val="2"/>
          </w:tcPr>
          <w:p w14:paraId="7D17C0C4" w14:textId="4177EC40" w:rsidR="00530EEB" w:rsidRPr="00211A95" w:rsidRDefault="00176861" w:rsidP="001079E8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{{ project_name }} &lt;añadir hipervínculo&gt;</w:t>
            </w:r>
          </w:p>
        </w:tc>
      </w:tr>
      <w:tr w:rsidR="00530EEB" w:rsidRPr="00211A95" w14:paraId="68C41A96" w14:textId="77777777" w:rsidTr="00176861">
        <w:trPr>
          <w:trHeight w:val="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43E6CBC4" w14:textId="77777777" w:rsidR="00530EEB" w:rsidRPr="00211A95" w:rsidRDefault="00530EEB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>
              <w:rPr>
                <w:color w:val="FFFFFF" w:themeColor="background1"/>
                <w:lang w:val="es-ES"/>
              </w:rPr>
              <w:t>Análisis base</w:t>
            </w:r>
          </w:p>
        </w:tc>
        <w:tc>
          <w:tcPr>
            <w:tcW w:w="4588" w:type="dxa"/>
            <w:gridSpan w:val="2"/>
          </w:tcPr>
          <w:p w14:paraId="08240442" w14:textId="0A939C36" w:rsidR="00530EEB" w:rsidRDefault="00176861" w:rsidP="001079E8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{{ report_date }}</w:t>
            </w:r>
          </w:p>
        </w:tc>
      </w:tr>
      <w:tr w:rsidR="00530EEB" w:rsidRPr="00211A95" w14:paraId="05C75DD4" w14:textId="77777777" w:rsidTr="0017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463CD8B0" w14:textId="77777777" w:rsidR="00530EEB" w:rsidRPr="00211A95" w:rsidRDefault="00530EEB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 w:rsidRPr="00211A95">
              <w:rPr>
                <w:color w:val="FFFFFF" w:themeColor="background1"/>
                <w:lang w:val="es-ES"/>
              </w:rPr>
              <w:t>Líneas de código</w:t>
            </w:r>
          </w:p>
        </w:tc>
        <w:tc>
          <w:tcPr>
            <w:tcW w:w="4588" w:type="dxa"/>
            <w:gridSpan w:val="2"/>
          </w:tcPr>
          <w:p w14:paraId="2751BCDE" w14:textId="2ED87F63" w:rsidR="00530EEB" w:rsidRPr="00211A95" w:rsidRDefault="00176861" w:rsidP="001079E8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{{ ncloc }}</w:t>
            </w:r>
            <w:r w:rsidR="00530EEB">
              <w:rPr>
                <w:lang w:val="es-ES"/>
              </w:rPr>
              <w:t xml:space="preserve"> LOC</w:t>
            </w:r>
          </w:p>
        </w:tc>
      </w:tr>
      <w:tr w:rsidR="00176861" w:rsidRPr="00211A95" w14:paraId="79EC5C63" w14:textId="77777777" w:rsidTr="00176861">
        <w:trPr>
          <w:trHeight w:val="1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559CF1E0" w14:textId="77777777" w:rsidR="00176861" w:rsidRPr="00503DC0" w:rsidRDefault="00176861" w:rsidP="001079E8">
            <w:pPr>
              <w:pStyle w:val="OfertaArial10"/>
              <w:rPr>
                <w:color w:val="FFFFFF" w:themeColor="background1"/>
                <w:lang w:val="en-US"/>
              </w:rPr>
            </w:pPr>
            <w:r w:rsidRPr="00503DC0">
              <w:rPr>
                <w:color w:val="FFFFFF" w:themeColor="background1"/>
                <w:lang w:val="en-US"/>
              </w:rPr>
              <w:t>Lenguajes</w:t>
            </w:r>
          </w:p>
          <w:p w14:paraId="4C6744F0" w14:textId="25865A22" w:rsidR="00176861" w:rsidRPr="00176861" w:rsidRDefault="00176861" w:rsidP="001079E8">
            <w:pPr>
              <w:pStyle w:val="OfertaArial10"/>
              <w:rPr>
                <w:color w:val="FFFFFF" w:themeColor="background1"/>
                <w:lang w:val="en-US"/>
              </w:rPr>
            </w:pPr>
            <w:r w:rsidRPr="00150786">
              <w:rPr>
                <w:color w:val="FFFFFF" w:themeColor="background1"/>
                <w:lang w:val="en-US"/>
              </w:rPr>
              <w:t>{% for language in lang_metrics %}</w:t>
            </w:r>
          </w:p>
        </w:tc>
        <w:tc>
          <w:tcPr>
            <w:tcW w:w="2048" w:type="dxa"/>
            <w:vMerge w:val="restart"/>
          </w:tcPr>
          <w:p w14:paraId="30CC8A7F" w14:textId="5492A688" w:rsidR="00176861" w:rsidRPr="00211A95" w:rsidDel="003D2AAD" w:rsidRDefault="00176861" w:rsidP="001079E8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{{ language[0] }}</w:t>
            </w:r>
          </w:p>
        </w:tc>
        <w:tc>
          <w:tcPr>
            <w:tcW w:w="2540" w:type="dxa"/>
            <w:vMerge w:val="restart"/>
          </w:tcPr>
          <w:p w14:paraId="31EA05C6" w14:textId="2181CD67" w:rsidR="00176861" w:rsidRPr="00211A95" w:rsidRDefault="00176861" w:rsidP="001079E8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{{ language[1] }} LOC ({{ language[2] }}%)</w:t>
            </w:r>
          </w:p>
        </w:tc>
      </w:tr>
      <w:tr w:rsidR="00176861" w:rsidRPr="00211A95" w14:paraId="43BA92C5" w14:textId="77777777" w:rsidTr="0017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1EF813E" w14:textId="6CC003DC" w:rsidR="00176861" w:rsidRPr="00211A95" w:rsidRDefault="00176861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>
              <w:rPr>
                <w:color w:val="FFFFFF" w:themeColor="background1"/>
                <w:lang w:val="en-US"/>
              </w:rPr>
              <w:t>{% endfor %}</w:t>
            </w:r>
          </w:p>
        </w:tc>
        <w:tc>
          <w:tcPr>
            <w:tcW w:w="2048" w:type="dxa"/>
            <w:vMerge/>
          </w:tcPr>
          <w:p w14:paraId="0C3E0FC1" w14:textId="77777777" w:rsidR="00176861" w:rsidRDefault="00176861" w:rsidP="001079E8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2540" w:type="dxa"/>
            <w:vMerge/>
          </w:tcPr>
          <w:p w14:paraId="43EF05B4" w14:textId="77777777" w:rsidR="00176861" w:rsidRDefault="00176861" w:rsidP="001079E8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530EEB" w:rsidRPr="00211A95" w14:paraId="7977560D" w14:textId="77777777" w:rsidTr="00176861">
        <w:trPr>
          <w:trHeight w:val="5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3376AC66" w14:textId="77777777" w:rsidR="00530EEB" w:rsidRPr="00211A95" w:rsidRDefault="00530EEB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 w:rsidRPr="00211A95">
              <w:rPr>
                <w:color w:val="FFFFFF" w:themeColor="background1"/>
                <w:lang w:val="es-ES"/>
              </w:rPr>
              <w:t xml:space="preserve">Modelo </w:t>
            </w:r>
            <w:r>
              <w:rPr>
                <w:color w:val="FFFFFF" w:themeColor="background1"/>
                <w:lang w:val="es-ES"/>
              </w:rPr>
              <w:t>de calidad</w:t>
            </w:r>
          </w:p>
        </w:tc>
        <w:tc>
          <w:tcPr>
            <w:tcW w:w="4588" w:type="dxa"/>
            <w:gridSpan w:val="2"/>
          </w:tcPr>
          <w:p w14:paraId="6AC09740" w14:textId="77777777" w:rsidR="00530EEB" w:rsidRPr="00211A95" w:rsidRDefault="00D83248" w:rsidP="001079E8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hyperlink r:id="rId25" w:history="1">
              <w:r w:rsidR="00530EEB" w:rsidRPr="00B97768">
                <w:rPr>
                  <w:rStyle w:val="Hyperlink"/>
                  <w:lang w:val="es-ES"/>
                </w:rPr>
                <w:t>IGAE Nivel 1</w:t>
              </w:r>
            </w:hyperlink>
          </w:p>
        </w:tc>
      </w:tr>
      <w:tr w:rsidR="00530EEB" w:rsidRPr="00211A95" w14:paraId="6A913AF6" w14:textId="77777777" w:rsidTr="00176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22D2ED3" w14:textId="77777777" w:rsidR="00530EEB" w:rsidRPr="00211A95" w:rsidRDefault="00530EEB" w:rsidP="001079E8">
            <w:pPr>
              <w:pStyle w:val="OfertaArial10"/>
              <w:rPr>
                <w:color w:val="FFFFFF" w:themeColor="background1"/>
                <w:lang w:val="es-ES"/>
              </w:rPr>
            </w:pPr>
            <w:r w:rsidRPr="00211A95">
              <w:rPr>
                <w:color w:val="FFFFFF" w:themeColor="background1"/>
                <w:lang w:val="es-ES"/>
              </w:rPr>
              <w:t>Quality gates</w:t>
            </w:r>
          </w:p>
        </w:tc>
        <w:tc>
          <w:tcPr>
            <w:tcW w:w="4588" w:type="dxa"/>
            <w:gridSpan w:val="2"/>
          </w:tcPr>
          <w:p w14:paraId="4A6A4977" w14:textId="77777777" w:rsidR="00530EEB" w:rsidRPr="00211A95" w:rsidRDefault="00530EEB" w:rsidP="001079E8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11A95">
              <w:rPr>
                <w:lang w:val="es-ES"/>
              </w:rPr>
              <w:t>No aplica.</w:t>
            </w:r>
          </w:p>
        </w:tc>
      </w:tr>
    </w:tbl>
    <w:p w14:paraId="4560D845" w14:textId="75E8860F" w:rsidR="00322AD6" w:rsidDel="00584DC9" w:rsidRDefault="00322AD6">
      <w:pPr>
        <w:pStyle w:val="Cabecera2"/>
        <w:numPr>
          <w:ilvl w:val="0"/>
          <w:numId w:val="0"/>
        </w:numPr>
        <w:rPr>
          <w:del w:id="307" w:author="Cardenal López, Carlos" w:date="2018-07-17T08:31:00Z"/>
          <w:lang w:val="es-ES"/>
        </w:rPr>
      </w:pPr>
    </w:p>
    <w:p w14:paraId="6F6C0138" w14:textId="29E07558" w:rsidR="00322AD6" w:rsidRPr="00322AD6" w:rsidDel="00E723AB" w:rsidRDefault="00204B17" w:rsidP="00530EEB">
      <w:pPr>
        <w:pStyle w:val="OfertaArial10"/>
        <w:rPr>
          <w:del w:id="308" w:author="Cardenal López, Carlos" w:date="2018-07-17T08:33:00Z"/>
          <w:lang w:val="es-ES"/>
        </w:rPr>
      </w:pPr>
      <w:bookmarkStart w:id="309" w:name="_Toc519578203"/>
      <w:commentRangeStart w:id="310"/>
      <w:commentRangeStart w:id="311"/>
      <w:del w:id="312" w:author="Cardenal López, Carlos" w:date="2018-07-17T08:31:00Z">
        <w:r w:rsidRPr="00322AD6" w:rsidDel="00584DC9">
          <w:rPr>
            <w:lang w:val="es-ES"/>
          </w:rPr>
          <w:delText>Datos de calidad</w:delText>
        </w:r>
        <w:commentRangeEnd w:id="310"/>
        <w:r w:rsidR="008A56E5" w:rsidDel="00584DC9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10"/>
        </w:r>
        <w:commentRangeEnd w:id="311"/>
        <w:r w:rsidR="00AA010B" w:rsidDel="00584DC9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11"/>
        </w:r>
      </w:del>
      <w:bookmarkEnd w:id="309"/>
    </w:p>
    <w:tbl>
      <w:tblPr>
        <w:tblStyle w:val="GridTable5Dark-Accent1"/>
        <w:tblpPr w:leftFromText="141" w:rightFromText="141" w:vertAnchor="text" w:tblpY="1"/>
        <w:tblOverlap w:val="never"/>
        <w:tblW w:w="0" w:type="auto"/>
        <w:tblLook w:val="0480" w:firstRow="0" w:lastRow="0" w:firstColumn="1" w:lastColumn="0" w:noHBand="0" w:noVBand="1"/>
      </w:tblPr>
      <w:tblGrid>
        <w:gridCol w:w="2263"/>
        <w:gridCol w:w="1662"/>
      </w:tblGrid>
      <w:tr w:rsidR="00322AD6" w:rsidRPr="00211A95" w:rsidDel="00E723AB" w14:paraId="4A372318" w14:textId="2602F648" w:rsidTr="00167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13" w:author="Cardenal López, Carlos" w:date="2018-07-17T08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A7B998" w14:textId="0AB9FC89" w:rsidR="00322AD6" w:rsidRPr="00211A95" w:rsidDel="00E723AB" w:rsidRDefault="00322AD6" w:rsidP="00176861">
            <w:pPr>
              <w:pStyle w:val="OfertaArial10"/>
              <w:rPr>
                <w:del w:id="314" w:author="Cardenal López, Carlos" w:date="2018-07-17T08:33:00Z"/>
                <w:color w:val="FFFFFF" w:themeColor="background1"/>
                <w:lang w:val="es-ES"/>
              </w:rPr>
            </w:pPr>
            <w:del w:id="315" w:author="Cardenal López, Carlos" w:date="2018-07-17T08:33:00Z">
              <w:r w:rsidRPr="00211A95" w:rsidDel="00E723AB">
                <w:rPr>
                  <w:color w:val="FFFFFF" w:themeColor="background1"/>
                  <w:lang w:val="es-ES"/>
                </w:rPr>
                <w:delText>Vulnerabilities</w:delText>
              </w:r>
            </w:del>
          </w:p>
        </w:tc>
        <w:tc>
          <w:tcPr>
            <w:tcW w:w="1134" w:type="dxa"/>
          </w:tcPr>
          <w:p w14:paraId="6F87DD06" w14:textId="1C19D4BC" w:rsidR="00322AD6" w:rsidRPr="00B245B8" w:rsidDel="00E723AB" w:rsidRDefault="00322AD6" w:rsidP="00503DC0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16" w:author="Cardenal López, Carlos" w:date="2018-07-17T08:33:00Z"/>
                <w:u w:val="single"/>
                <w:lang w:val="es-ES"/>
              </w:rPr>
            </w:pPr>
            <w:del w:id="317" w:author="Cardenal López, Carlos" w:date="2018-07-17T08:33:00Z">
              <w:r w:rsidDel="00E723AB">
                <w:rPr>
                  <w:lang w:val="es-ES"/>
                </w:rPr>
                <w:delText>13</w:delText>
              </w:r>
            </w:del>
          </w:p>
        </w:tc>
      </w:tr>
      <w:tr w:rsidR="00322AD6" w:rsidRPr="00211A95" w:rsidDel="00E723AB" w14:paraId="5D6EC126" w14:textId="0901C08E" w:rsidTr="00167689">
        <w:trPr>
          <w:del w:id="318" w:author="Cardenal López, Carlos" w:date="2018-07-17T08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4A298F" w14:textId="5AAEF4A8" w:rsidR="00322AD6" w:rsidRPr="00211A95" w:rsidDel="00E723AB" w:rsidRDefault="00322AD6" w:rsidP="00176861">
            <w:pPr>
              <w:pStyle w:val="OfertaArial10"/>
              <w:rPr>
                <w:del w:id="319" w:author="Cardenal López, Carlos" w:date="2018-07-17T08:33:00Z"/>
                <w:color w:val="FFFFFF" w:themeColor="background1"/>
                <w:lang w:val="es-ES"/>
              </w:rPr>
            </w:pPr>
            <w:del w:id="320" w:author="Cardenal López, Carlos" w:date="2018-07-17T08:33:00Z">
              <w:r w:rsidRPr="00211A95" w:rsidDel="00E723AB">
                <w:rPr>
                  <w:color w:val="FFFFFF" w:themeColor="background1"/>
                  <w:lang w:val="es-ES"/>
                </w:rPr>
                <w:delText>Bug</w:delText>
              </w:r>
            </w:del>
          </w:p>
        </w:tc>
        <w:tc>
          <w:tcPr>
            <w:tcW w:w="1134" w:type="dxa"/>
          </w:tcPr>
          <w:p w14:paraId="7829249E" w14:textId="04ECBC55" w:rsidR="00322AD6" w:rsidRPr="00211A95" w:rsidDel="00E723AB" w:rsidRDefault="00322AD6" w:rsidP="00503DC0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21" w:author="Cardenal López, Carlos" w:date="2018-07-17T08:33:00Z"/>
                <w:lang w:val="es-ES"/>
              </w:rPr>
            </w:pPr>
            <w:del w:id="322" w:author="Cardenal López, Carlos" w:date="2018-07-17T08:33:00Z">
              <w:r w:rsidRPr="00211A95" w:rsidDel="00E723AB">
                <w:rPr>
                  <w:lang w:val="es-ES"/>
                </w:rPr>
                <w:delText>196</w:delText>
              </w:r>
            </w:del>
          </w:p>
        </w:tc>
      </w:tr>
      <w:tr w:rsidR="00322AD6" w:rsidRPr="00211A95" w:rsidDel="00E723AB" w14:paraId="5501DC48" w14:textId="1A0F8CBC" w:rsidTr="00167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23" w:author="Cardenal López, Carlos" w:date="2018-07-17T08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F4C377" w14:textId="2344B97E" w:rsidR="00322AD6" w:rsidRPr="00211A95" w:rsidDel="00E723AB" w:rsidRDefault="00322AD6" w:rsidP="00176861">
            <w:pPr>
              <w:pStyle w:val="OfertaArial10"/>
              <w:rPr>
                <w:del w:id="324" w:author="Cardenal López, Carlos" w:date="2018-07-17T08:33:00Z"/>
                <w:color w:val="FFFFFF" w:themeColor="background1"/>
                <w:lang w:val="es-ES"/>
              </w:rPr>
            </w:pPr>
            <w:del w:id="325" w:author="Cardenal López, Carlos" w:date="2018-07-17T08:33:00Z">
              <w:r w:rsidRPr="00211A95" w:rsidDel="00E723AB">
                <w:rPr>
                  <w:color w:val="FFFFFF" w:themeColor="background1"/>
                  <w:lang w:val="es-ES"/>
                </w:rPr>
                <w:delText>Code smells</w:delText>
              </w:r>
            </w:del>
          </w:p>
        </w:tc>
        <w:tc>
          <w:tcPr>
            <w:tcW w:w="1134" w:type="dxa"/>
          </w:tcPr>
          <w:p w14:paraId="54FBA550" w14:textId="1E8CC934" w:rsidR="00322AD6" w:rsidRPr="00211A95" w:rsidDel="00E723AB" w:rsidRDefault="00322AD6" w:rsidP="00503DC0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26" w:author="Cardenal López, Carlos" w:date="2018-07-17T08:33:00Z"/>
                <w:lang w:val="es-ES"/>
              </w:rPr>
            </w:pPr>
            <w:del w:id="327" w:author="Cardenal López, Carlos" w:date="2018-07-17T08:33:00Z">
              <w:r w:rsidRPr="00211A95" w:rsidDel="00E723AB">
                <w:rPr>
                  <w:lang w:val="es-ES"/>
                </w:rPr>
                <w:delText>413</w:delText>
              </w:r>
            </w:del>
          </w:p>
        </w:tc>
      </w:tr>
      <w:tr w:rsidR="00322AD6" w:rsidRPr="00211A95" w:rsidDel="00E723AB" w14:paraId="7BDCD243" w14:textId="41D965C8" w:rsidTr="00167689">
        <w:trPr>
          <w:del w:id="328" w:author="Cardenal López, Carlos" w:date="2018-07-17T08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C976A" w14:textId="6196CEA7" w:rsidR="00322AD6" w:rsidRPr="00211A95" w:rsidDel="00E723AB" w:rsidRDefault="00322AD6" w:rsidP="00176861">
            <w:pPr>
              <w:pStyle w:val="OfertaArial10"/>
              <w:rPr>
                <w:del w:id="329" w:author="Cardenal López, Carlos" w:date="2018-07-17T08:33:00Z"/>
                <w:color w:val="FFFFFF" w:themeColor="background1"/>
                <w:lang w:val="es-ES"/>
              </w:rPr>
            </w:pPr>
            <w:del w:id="330" w:author="Cardenal López, Carlos" w:date="2018-07-16T10:10:00Z">
              <w:r w:rsidRPr="00211A95" w:rsidDel="001B7454">
                <w:rPr>
                  <w:color w:val="FFFFFF" w:themeColor="background1"/>
                  <w:lang w:val="es-ES"/>
                </w:rPr>
                <w:delText>Duplications</w:delText>
              </w:r>
            </w:del>
          </w:p>
        </w:tc>
        <w:tc>
          <w:tcPr>
            <w:tcW w:w="1134" w:type="dxa"/>
          </w:tcPr>
          <w:p w14:paraId="37F98E82" w14:textId="7182CC02" w:rsidR="00322AD6" w:rsidRPr="00211A95" w:rsidDel="00E723AB" w:rsidRDefault="00322AD6" w:rsidP="00503DC0">
            <w:pPr>
              <w:pStyle w:val="OfertaArial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del w:id="331" w:author="Cardenal López, Carlos" w:date="2018-07-17T08:33:00Z"/>
                <w:lang w:val="es-ES"/>
              </w:rPr>
            </w:pPr>
            <w:del w:id="332" w:author="Cardenal López, Carlos" w:date="2018-07-17T08:33:00Z">
              <w:r w:rsidRPr="00211A95" w:rsidDel="00E723AB">
                <w:rPr>
                  <w:lang w:val="es-ES"/>
                </w:rPr>
                <w:delText>11,5%</w:delText>
              </w:r>
            </w:del>
          </w:p>
        </w:tc>
      </w:tr>
      <w:tr w:rsidR="00322AD6" w:rsidRPr="00211A95" w:rsidDel="00E723AB" w14:paraId="207D47B0" w14:textId="015179A1" w:rsidTr="001676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del w:id="333" w:author="Cardenal López, Carlos" w:date="2018-07-17T08:33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B47A7" w14:textId="4C2289A4" w:rsidR="00322AD6" w:rsidRPr="00211A95" w:rsidDel="00E723AB" w:rsidRDefault="00322AD6" w:rsidP="00176861">
            <w:pPr>
              <w:pStyle w:val="OfertaArial10"/>
              <w:rPr>
                <w:del w:id="334" w:author="Cardenal López, Carlos" w:date="2018-07-17T08:33:00Z"/>
                <w:color w:val="FFFFFF" w:themeColor="background1"/>
                <w:lang w:val="es-ES"/>
              </w:rPr>
            </w:pPr>
            <w:commentRangeStart w:id="335"/>
            <w:commentRangeStart w:id="336"/>
            <w:del w:id="337" w:author="Cardenal López, Carlos" w:date="2018-07-16T10:10:00Z">
              <w:r w:rsidRPr="00211A95" w:rsidDel="001B7454">
                <w:rPr>
                  <w:color w:val="FFFFFF" w:themeColor="background1"/>
                  <w:lang w:val="es-ES"/>
                </w:rPr>
                <w:delText>Duplicated blocks</w:delText>
              </w:r>
            </w:del>
          </w:p>
        </w:tc>
        <w:tc>
          <w:tcPr>
            <w:tcW w:w="1134" w:type="dxa"/>
          </w:tcPr>
          <w:p w14:paraId="5178C07C" w14:textId="64072634" w:rsidR="00322AD6" w:rsidRPr="00211A95" w:rsidDel="00E723AB" w:rsidRDefault="00322AD6" w:rsidP="00503DC0">
            <w:pPr>
              <w:pStyle w:val="OfertaArial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38" w:author="Cardenal López, Carlos" w:date="2018-07-17T08:33:00Z"/>
                <w:lang w:val="es-ES"/>
              </w:rPr>
            </w:pPr>
            <w:del w:id="339" w:author="Cardenal López, Carlos" w:date="2018-07-17T08:33:00Z">
              <w:r w:rsidRPr="00211A95" w:rsidDel="00E723AB">
                <w:rPr>
                  <w:lang w:val="es-ES"/>
                </w:rPr>
                <w:delText>655</w:delText>
              </w:r>
              <w:commentRangeEnd w:id="335"/>
              <w:r w:rsidR="008A56E5" w:rsidDel="00E723AB">
                <w:rPr>
                  <w:rStyle w:val="CommentReference"/>
                  <w:rFonts w:cs="Times New Roman"/>
                  <w:color w:val="auto"/>
                  <w:szCs w:val="20"/>
                  <w:lang w:eastAsia="es-ES"/>
                </w:rPr>
                <w:commentReference w:id="335"/>
              </w:r>
              <w:r w:rsidR="001B7454" w:rsidDel="00E723AB">
                <w:rPr>
                  <w:rStyle w:val="CommentReference"/>
                  <w:rFonts w:cs="Times New Roman"/>
                  <w:color w:val="auto"/>
                  <w:szCs w:val="20"/>
                  <w:lang w:eastAsia="es-ES"/>
                </w:rPr>
                <w:commentReference w:id="336"/>
              </w:r>
            </w:del>
          </w:p>
        </w:tc>
      </w:tr>
      <w:commentRangeEnd w:id="336"/>
    </w:tbl>
    <w:p w14:paraId="15758D6D" w14:textId="07FD115F" w:rsidR="00322AD6" w:rsidRDefault="00322AD6" w:rsidP="00A558AD">
      <w:pPr>
        <w:pStyle w:val="OfertaArial10"/>
        <w:jc w:val="center"/>
        <w:rPr>
          <w:lang w:val="es-ES"/>
        </w:rPr>
      </w:pPr>
    </w:p>
    <w:p w14:paraId="129022D6" w14:textId="3E951D7F" w:rsidR="00503DC0" w:rsidRDefault="00503DC0" w:rsidP="00A558AD">
      <w:pPr>
        <w:pStyle w:val="OfertaArial10"/>
        <w:jc w:val="center"/>
        <w:rPr>
          <w:lang w:val="es-ES"/>
        </w:rPr>
      </w:pPr>
    </w:p>
    <w:p w14:paraId="79995BFD" w14:textId="0B6AE45C" w:rsidR="00503DC0" w:rsidRDefault="00503DC0" w:rsidP="00A558AD">
      <w:pPr>
        <w:pStyle w:val="OfertaArial10"/>
        <w:jc w:val="center"/>
        <w:rPr>
          <w:lang w:val="es-ES"/>
        </w:rPr>
      </w:pPr>
    </w:p>
    <w:p w14:paraId="63A72A81" w14:textId="3E49F465" w:rsidR="00503DC0" w:rsidDel="00E723AB" w:rsidRDefault="00503DC0" w:rsidP="00530EEB">
      <w:pPr>
        <w:pStyle w:val="OfertaArial10"/>
        <w:rPr>
          <w:del w:id="340" w:author="Cardenal López, Carlos" w:date="2018-07-17T08:33:00Z"/>
          <w:lang w:val="es-ES"/>
        </w:rPr>
      </w:pPr>
    </w:p>
    <w:p w14:paraId="372E8125" w14:textId="624EBEA3" w:rsidR="00322AD6" w:rsidDel="00E723AB" w:rsidRDefault="00322AD6" w:rsidP="00530EEB">
      <w:pPr>
        <w:pStyle w:val="OfertaArial10"/>
        <w:rPr>
          <w:del w:id="341" w:author="Cardenal López, Carlos" w:date="2018-07-17T08:33:00Z"/>
          <w:lang w:val="es-ES"/>
        </w:rPr>
      </w:pPr>
    </w:p>
    <w:p w14:paraId="77A69C45" w14:textId="7ED73961" w:rsidR="00322AD6" w:rsidDel="00E723AB" w:rsidRDefault="00322AD6" w:rsidP="00530EEB">
      <w:pPr>
        <w:pStyle w:val="OfertaArial10"/>
        <w:rPr>
          <w:del w:id="342" w:author="Cardenal López, Carlos" w:date="2018-07-17T08:36:00Z"/>
          <w:lang w:val="es-ES"/>
        </w:rPr>
      </w:pPr>
    </w:p>
    <w:p w14:paraId="2C821F86" w14:textId="1001DC15" w:rsidR="00322AD6" w:rsidDel="00B60426" w:rsidRDefault="00322AD6" w:rsidP="00530EEB">
      <w:pPr>
        <w:pStyle w:val="OfertaArial10"/>
        <w:rPr>
          <w:del w:id="343" w:author="Cardenal López, Carlos" w:date="2018-07-16T13:47:00Z"/>
          <w:lang w:val="es-ES"/>
        </w:rPr>
      </w:pPr>
      <w:bookmarkStart w:id="344" w:name="_Toc519512644"/>
      <w:bookmarkStart w:id="345" w:name="_Toc519577580"/>
      <w:bookmarkStart w:id="346" w:name="_Toc519578204"/>
      <w:bookmarkEnd w:id="344"/>
      <w:bookmarkEnd w:id="345"/>
      <w:bookmarkEnd w:id="346"/>
    </w:p>
    <w:p w14:paraId="646E056B" w14:textId="727AFE36" w:rsidR="00322AD6" w:rsidDel="001B7454" w:rsidRDefault="00322AD6" w:rsidP="00530EEB">
      <w:pPr>
        <w:pStyle w:val="OfertaArial10"/>
        <w:rPr>
          <w:del w:id="347" w:author="Cardenal López, Carlos" w:date="2018-07-16T10:11:00Z"/>
          <w:lang w:val="es-ES"/>
        </w:rPr>
      </w:pPr>
      <w:bookmarkStart w:id="348" w:name="_Toc519508323"/>
      <w:bookmarkStart w:id="349" w:name="_Toc519512645"/>
      <w:bookmarkStart w:id="350" w:name="_Toc519577581"/>
      <w:bookmarkStart w:id="351" w:name="_Toc519578205"/>
      <w:bookmarkEnd w:id="348"/>
      <w:bookmarkEnd w:id="349"/>
      <w:bookmarkEnd w:id="350"/>
      <w:bookmarkEnd w:id="351"/>
    </w:p>
    <w:p w14:paraId="08EC931E" w14:textId="13E0116D" w:rsidR="00322AD6" w:rsidDel="001B7454" w:rsidRDefault="00322AD6" w:rsidP="00530EEB">
      <w:pPr>
        <w:pStyle w:val="OfertaArial10"/>
        <w:rPr>
          <w:del w:id="352" w:author="Cardenal López, Carlos" w:date="2018-07-16T10:11:00Z"/>
          <w:lang w:val="es-ES"/>
        </w:rPr>
      </w:pPr>
      <w:bookmarkStart w:id="353" w:name="_Toc519508324"/>
      <w:bookmarkStart w:id="354" w:name="_Toc519512646"/>
      <w:bookmarkStart w:id="355" w:name="_Toc519577582"/>
      <w:bookmarkStart w:id="356" w:name="_Toc519578206"/>
      <w:bookmarkEnd w:id="353"/>
      <w:bookmarkEnd w:id="354"/>
      <w:bookmarkEnd w:id="355"/>
      <w:bookmarkEnd w:id="356"/>
    </w:p>
    <w:p w14:paraId="054F458E" w14:textId="160947D6" w:rsidR="00322AD6" w:rsidDel="001B7454" w:rsidRDefault="00322AD6" w:rsidP="00530EEB">
      <w:pPr>
        <w:pStyle w:val="OfertaArial10"/>
        <w:rPr>
          <w:del w:id="357" w:author="Cardenal López, Carlos" w:date="2018-07-16T10:11:00Z"/>
          <w:lang w:val="es-ES"/>
        </w:rPr>
      </w:pPr>
      <w:bookmarkStart w:id="358" w:name="_Toc519508325"/>
      <w:bookmarkStart w:id="359" w:name="_Toc519512647"/>
      <w:bookmarkStart w:id="360" w:name="_Toc519577583"/>
      <w:bookmarkStart w:id="361" w:name="_Toc519578207"/>
      <w:bookmarkEnd w:id="358"/>
      <w:bookmarkEnd w:id="359"/>
      <w:bookmarkEnd w:id="360"/>
      <w:bookmarkEnd w:id="361"/>
    </w:p>
    <w:p w14:paraId="5793F978" w14:textId="362909E5" w:rsidR="00322AD6" w:rsidDel="001B7454" w:rsidRDefault="00322AD6" w:rsidP="00530EEB">
      <w:pPr>
        <w:spacing w:after="0"/>
        <w:jc w:val="both"/>
        <w:rPr>
          <w:del w:id="362" w:author="Cardenal López, Carlos" w:date="2018-07-16T10:11:00Z"/>
          <w:rFonts w:ascii="Arial" w:hAnsi="Arial" w:cs="Arial"/>
          <w:b/>
          <w:bCs/>
          <w:iCs/>
          <w:color w:val="1F497D"/>
          <w:sz w:val="28"/>
          <w:szCs w:val="28"/>
          <w:lang w:val="es-ES"/>
        </w:rPr>
      </w:pPr>
      <w:del w:id="363" w:author="Cardenal López, Carlos" w:date="2018-07-16T10:11:00Z">
        <w:r w:rsidDel="001B7454">
          <w:rPr>
            <w:lang w:val="es-ES"/>
          </w:rPr>
          <w:br w:type="page"/>
        </w:r>
      </w:del>
    </w:p>
    <w:p w14:paraId="00BAA7EA" w14:textId="3C72ADC5" w:rsidR="00E74892" w:rsidRPr="00D96FDD" w:rsidDel="00584DC9" w:rsidRDefault="00D96FDD" w:rsidP="00530EEB">
      <w:pPr>
        <w:pStyle w:val="Heading1"/>
        <w:jc w:val="both"/>
        <w:rPr>
          <w:del w:id="364" w:author="Cardenal López, Carlos" w:date="2018-07-17T08:31:00Z"/>
        </w:rPr>
      </w:pPr>
      <w:bookmarkStart w:id="365" w:name="_Toc519578208"/>
      <w:del w:id="366" w:author="Cardenal López, Carlos" w:date="2018-07-17T08:31:00Z">
        <w:r w:rsidRPr="00D96FDD" w:rsidDel="00584DC9">
          <w:delText>Nivel y modelo de calidad</w:delText>
        </w:r>
        <w:bookmarkEnd w:id="365"/>
      </w:del>
    </w:p>
    <w:p w14:paraId="28F562E6" w14:textId="3FEAC2D1" w:rsidR="004907BC" w:rsidDel="00584DC9" w:rsidRDefault="00E74892" w:rsidP="00530EEB">
      <w:pPr>
        <w:pStyle w:val="OfertaArial10"/>
        <w:rPr>
          <w:del w:id="367" w:author="Cardenal López, Carlos" w:date="2018-07-17T08:31:00Z"/>
          <w:lang w:val="es-ES"/>
        </w:rPr>
      </w:pPr>
      <w:del w:id="368" w:author="Cardenal López, Carlos" w:date="2018-07-17T08:31:00Z">
        <w:r w:rsidDel="00584DC9">
          <w:rPr>
            <w:lang w:val="es-ES"/>
          </w:rPr>
          <w:delText xml:space="preserve">DOCELWEB se encuentra actualmente en el </w:delText>
        </w:r>
      </w:del>
      <w:del w:id="369" w:author="Cardenal López, Carlos" w:date="2018-07-16T10:08:00Z">
        <w:r w:rsidRPr="00233730" w:rsidDel="001B7454">
          <w:rPr>
            <w:b/>
            <w:lang w:val="es-ES"/>
          </w:rPr>
          <w:delText xml:space="preserve">nivel </w:delText>
        </w:r>
      </w:del>
      <w:del w:id="370" w:author="Cardenal López, Carlos" w:date="2018-07-17T08:31:00Z">
        <w:r w:rsidRPr="00233730" w:rsidDel="00584DC9">
          <w:rPr>
            <w:b/>
            <w:lang w:val="es-ES"/>
          </w:rPr>
          <w:delText>1 del modelo de calidad</w:delText>
        </w:r>
        <w:r w:rsidDel="00584DC9">
          <w:rPr>
            <w:lang w:val="es-ES"/>
          </w:rPr>
          <w:delText xml:space="preserve"> </w:delText>
        </w:r>
      </w:del>
      <w:commentRangeStart w:id="371"/>
      <w:del w:id="372" w:author="Cardenal López, Carlos" w:date="2018-07-16T10:02:00Z">
        <w:r w:rsidDel="00C4473E">
          <w:rPr>
            <w:lang w:val="es-ES"/>
          </w:rPr>
          <w:delText>definido por el servicio</w:delText>
        </w:r>
        <w:commentRangeEnd w:id="371"/>
        <w:r w:rsidR="008A56E5" w:rsidDel="00C4473E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71"/>
        </w:r>
      </w:del>
      <w:del w:id="373" w:author="Cardenal López, Carlos" w:date="2018-07-17T08:31:00Z">
        <w:r w:rsidDel="00584DC9">
          <w:rPr>
            <w:lang w:val="es-ES"/>
          </w:rPr>
          <w:delText xml:space="preserve">. </w:delText>
        </w:r>
        <w:r w:rsidR="004907BC" w:rsidDel="00584DC9">
          <w:rPr>
            <w:lang w:val="es-ES"/>
          </w:rPr>
          <w:delText>Dentro de este nivel, se muestran a continuación la relación de reglas cumplidas e incumplidas:</w:delText>
        </w:r>
      </w:del>
    </w:p>
    <w:p w14:paraId="02D4657F" w14:textId="1FF550B9" w:rsidR="004907BC" w:rsidRPr="004907BC" w:rsidDel="00E723AB" w:rsidRDefault="004907BC" w:rsidP="00530EEB">
      <w:pPr>
        <w:pStyle w:val="OfertaArial10"/>
        <w:rPr>
          <w:del w:id="374" w:author="Cardenal López, Carlos" w:date="2018-07-17T08:36:00Z"/>
          <w:lang w:val="es-ES"/>
        </w:rPr>
      </w:pPr>
    </w:p>
    <w:p w14:paraId="72825FEC" w14:textId="5AD1BD0D" w:rsidR="00233730" w:rsidRDefault="00C437CB" w:rsidP="00A558AD">
      <w:pPr>
        <w:pStyle w:val="OfertaArial10"/>
        <w:jc w:val="center"/>
        <w:rPr>
          <w:lang w:val="es-ES"/>
        </w:rPr>
      </w:pPr>
      <w:r>
        <w:rPr>
          <w:lang w:val="es-ES"/>
        </w:rPr>
        <w:t>&lt;Stacked column chart&gt;</w:t>
      </w:r>
    </w:p>
    <w:p w14:paraId="1927CF4E" w14:textId="06F8475C" w:rsidR="00E478C0" w:rsidRPr="00800A69" w:rsidDel="00E723AB" w:rsidRDefault="004907BC" w:rsidP="00322AD6">
      <w:pPr>
        <w:pStyle w:val="OfertaArial10"/>
        <w:rPr>
          <w:del w:id="375" w:author="Cardenal López, Carlos" w:date="2018-07-17T08:36:00Z"/>
          <w:lang w:val="es-ES"/>
        </w:rPr>
      </w:pPr>
      <w:del w:id="376" w:author="Cardenal López, Carlos" w:date="2018-07-17T08:36:00Z">
        <w:r w:rsidDel="00E723AB">
          <w:rPr>
            <w:lang w:val="es-ES"/>
          </w:rPr>
          <w:delText xml:space="preserve">Además, se muestra a continuación los </w:delText>
        </w:r>
        <w:commentRangeStart w:id="377"/>
        <w:commentRangeStart w:id="378"/>
        <w:r w:rsidDel="00E723AB">
          <w:rPr>
            <w:lang w:val="es-ES"/>
          </w:rPr>
          <w:delText>problemas</w:delText>
        </w:r>
        <w:commentRangeEnd w:id="377"/>
        <w:r w:rsidR="008A56E5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77"/>
        </w:r>
        <w:commentRangeEnd w:id="378"/>
        <w:r w:rsidR="005D5C42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78"/>
        </w:r>
        <w:r w:rsidDel="00E723AB">
          <w:rPr>
            <w:lang w:val="es-ES"/>
          </w:rPr>
          <w:delText xml:space="preserve"> encontrados categorizados por tipo</w:delText>
        </w:r>
        <w:r w:rsidR="00E478C0" w:rsidDel="00E723AB">
          <w:rPr>
            <w:lang w:val="es-ES"/>
          </w:rPr>
          <w:delText xml:space="preserve"> y lenguaje</w:delText>
        </w:r>
      </w:del>
    </w:p>
    <w:p w14:paraId="6566555F" w14:textId="0F52AD1E" w:rsidR="00DC4BAB" w:rsidDel="00E723AB" w:rsidRDefault="00DC4BAB" w:rsidP="00322AD6">
      <w:pPr>
        <w:pStyle w:val="OfertaArial10"/>
        <w:rPr>
          <w:del w:id="379" w:author="Cardenal López, Carlos" w:date="2018-07-17T08:37:00Z"/>
          <w:lang w:val="es-ES"/>
        </w:rPr>
      </w:pPr>
    </w:p>
    <w:p w14:paraId="069E3B46" w14:textId="06B9836C" w:rsidR="00E478C0" w:rsidDel="00E723AB" w:rsidRDefault="00E478C0" w:rsidP="00322AD6">
      <w:pPr>
        <w:pStyle w:val="OfertaArial10"/>
        <w:rPr>
          <w:del w:id="380" w:author="Cardenal López, Carlos" w:date="2018-07-17T08:37:00Z"/>
          <w:b/>
          <w:lang w:val="es-ES"/>
        </w:rPr>
      </w:pPr>
    </w:p>
    <w:p w14:paraId="04EC9E4F" w14:textId="22F4CF3B" w:rsidR="00E478C0" w:rsidDel="00E723AB" w:rsidRDefault="00E478C0">
      <w:pPr>
        <w:pStyle w:val="OfertaArial10"/>
        <w:rPr>
          <w:del w:id="381" w:author="Cardenal López, Carlos" w:date="2018-07-17T08:37:00Z"/>
          <w:lang w:val="es-ES"/>
        </w:rPr>
        <w:pPrChange w:id="382" w:author="Cardenal López, Carlos" w:date="2018-07-17T08:37:00Z">
          <w:pPr>
            <w:spacing w:after="0"/>
          </w:pPr>
        </w:pPrChange>
      </w:pPr>
      <w:del w:id="383" w:author="Cardenal López, Carlos" w:date="2018-07-17T08:37:00Z">
        <w:r w:rsidDel="00E723AB">
          <w:rPr>
            <w:lang w:val="es-ES"/>
          </w:rPr>
          <w:br w:type="page"/>
        </w:r>
      </w:del>
    </w:p>
    <w:p w14:paraId="28785DCA" w14:textId="7588D71A" w:rsidR="002035F2" w:rsidRPr="002035F2" w:rsidDel="00E723AB" w:rsidRDefault="002035F2">
      <w:pPr>
        <w:pStyle w:val="OfertaArial10"/>
        <w:rPr>
          <w:del w:id="384" w:author="Cardenal López, Carlos" w:date="2018-07-17T08:35:00Z"/>
          <w:lang w:val="es-ES"/>
        </w:rPr>
        <w:pPrChange w:id="385" w:author="Cardenal López, Carlos" w:date="2018-07-17T08:37:00Z">
          <w:pPr>
            <w:pStyle w:val="Cabecera2"/>
          </w:pPr>
        </w:pPrChange>
      </w:pPr>
      <w:bookmarkStart w:id="386" w:name="_Toc519578209"/>
      <w:del w:id="387" w:author="Cardenal López, Carlos" w:date="2018-07-17T08:35:00Z">
        <w:r w:rsidDel="00E723AB">
          <w:rPr>
            <w:lang w:val="es-ES"/>
          </w:rPr>
          <w:delText>Listado de reglas incumplidas</w:delText>
        </w:r>
        <w:bookmarkEnd w:id="386"/>
      </w:del>
    </w:p>
    <w:p w14:paraId="226FBDED" w14:textId="614F2FC1" w:rsidR="00E478C0" w:rsidDel="00E723AB" w:rsidRDefault="00E478C0">
      <w:pPr>
        <w:pStyle w:val="OfertaArial10"/>
        <w:rPr>
          <w:del w:id="388" w:author="Cardenal López, Carlos" w:date="2018-07-17T08:35:00Z"/>
          <w:lang w:val="es-ES"/>
        </w:rPr>
      </w:pPr>
      <w:del w:id="389" w:author="Cardenal López, Carlos" w:date="2018-07-17T08:35:00Z">
        <w:r w:rsidRPr="00E478C0" w:rsidDel="00E723AB">
          <w:rPr>
            <w:lang w:val="es-ES"/>
          </w:rPr>
          <w:delText xml:space="preserve">Las reglas incumplidas y el número de </w:delText>
        </w:r>
      </w:del>
      <w:commentRangeStart w:id="390"/>
      <w:commentRangeStart w:id="391"/>
      <w:del w:id="392" w:author="Cardenal López, Carlos" w:date="2018-07-16T12:48:00Z">
        <w:r w:rsidRPr="00E478C0" w:rsidDel="001928DD">
          <w:rPr>
            <w:lang w:val="es-ES"/>
          </w:rPr>
          <w:delText>defectos</w:delText>
        </w:r>
        <w:commentRangeEnd w:id="390"/>
        <w:r w:rsidR="005542B0" w:rsidDel="001928DD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90"/>
        </w:r>
        <w:commentRangeEnd w:id="391"/>
        <w:r w:rsidR="0030274E" w:rsidDel="001928DD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391"/>
        </w:r>
        <w:r w:rsidRPr="00E478C0" w:rsidDel="001928DD">
          <w:rPr>
            <w:lang w:val="es-ES"/>
          </w:rPr>
          <w:delText xml:space="preserve"> </w:delText>
        </w:r>
      </w:del>
      <w:del w:id="393" w:author="Cardenal López, Carlos" w:date="2018-07-17T08:35:00Z">
        <w:r w:rsidRPr="00E478C0" w:rsidDel="00E723AB">
          <w:rPr>
            <w:lang w:val="es-ES"/>
          </w:rPr>
          <w:delText>que ocasiona cada una</w:delText>
        </w:r>
        <w:r w:rsidR="002035F2" w:rsidDel="00E723AB">
          <w:rPr>
            <w:lang w:val="es-ES"/>
          </w:rPr>
          <w:delText xml:space="preserve">, separadas por tipo, </w:delText>
        </w:r>
        <w:r w:rsidRPr="00E478C0" w:rsidDel="00E723AB">
          <w:rPr>
            <w:lang w:val="es-ES"/>
          </w:rPr>
          <w:delText>son las siguientes:</w:delText>
        </w:r>
      </w:del>
    </w:p>
    <w:p w14:paraId="5E5E03DC" w14:textId="35E7E312" w:rsidR="00E478C0" w:rsidRPr="00E478C0" w:rsidDel="00E723AB" w:rsidRDefault="00E478C0">
      <w:pPr>
        <w:pStyle w:val="OfertaArial10"/>
        <w:rPr>
          <w:del w:id="394" w:author="Cardenal López, Carlos" w:date="2018-07-17T08:35:00Z"/>
          <w:lang w:val="es-ES"/>
        </w:rPr>
      </w:pPr>
    </w:p>
    <w:p w14:paraId="3CDDE2BE" w14:textId="1D37DFB2" w:rsidR="00233730" w:rsidRPr="00E478C0" w:rsidDel="00E723AB" w:rsidRDefault="00233730">
      <w:pPr>
        <w:pStyle w:val="OfertaArial10"/>
        <w:rPr>
          <w:del w:id="395" w:author="Cardenal López, Carlos" w:date="2018-07-17T08:35:00Z"/>
          <w:lang w:val="es-ES"/>
        </w:rPr>
      </w:pPr>
      <w:del w:id="396" w:author="Cardenal López, Carlos" w:date="2018-07-17T08:35:00Z">
        <w:r w:rsidRPr="00233730" w:rsidDel="00E723AB">
          <w:rPr>
            <w:b/>
            <w:lang w:val="es-ES"/>
          </w:rPr>
          <w:delText>Vulnerability</w:delText>
        </w:r>
      </w:del>
    </w:p>
    <w:tbl>
      <w:tblPr>
        <w:tblStyle w:val="GridTable5Dark-Accent1"/>
        <w:tblW w:w="10201" w:type="dxa"/>
        <w:tblLook w:val="0420" w:firstRow="1" w:lastRow="0" w:firstColumn="0" w:lastColumn="0" w:noHBand="0" w:noVBand="1"/>
      </w:tblPr>
      <w:tblGrid>
        <w:gridCol w:w="1555"/>
        <w:gridCol w:w="7512"/>
        <w:gridCol w:w="1134"/>
      </w:tblGrid>
      <w:tr w:rsidR="00233730" w:rsidRPr="00233730" w:rsidDel="00E723AB" w14:paraId="7AC7C107" w14:textId="6F88F825" w:rsidTr="00233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del w:id="397" w:author="Cardenal López, Carlos" w:date="2018-07-17T08:35:00Z"/>
        </w:trPr>
        <w:tc>
          <w:tcPr>
            <w:tcW w:w="1555" w:type="dxa"/>
            <w:noWrap/>
          </w:tcPr>
          <w:p w14:paraId="7903E9A4" w14:textId="62382CB7" w:rsidR="00233730" w:rsidRPr="00233730" w:rsidDel="00E723AB" w:rsidRDefault="00233730">
            <w:pPr>
              <w:pStyle w:val="OfertaArial10"/>
              <w:rPr>
                <w:del w:id="398" w:author="Cardenal López, Carlos" w:date="2018-07-17T08:35:00Z"/>
                <w:rFonts w:ascii="Calibri" w:hAnsi="Calibri" w:cs="Calibri"/>
                <w:szCs w:val="22"/>
                <w:lang w:eastAsia="es-ES_tradnl"/>
              </w:rPr>
              <w:pPrChange w:id="399" w:author="Cardenal López, Carlos" w:date="2018-07-17T08:37:00Z">
                <w:pPr>
                  <w:spacing w:after="0"/>
                </w:pPr>
              </w:pPrChange>
            </w:pPr>
            <w:del w:id="400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eastAsia="es-ES_tradnl"/>
                </w:rPr>
                <w:delText>Lenguaje</w:delText>
              </w:r>
            </w:del>
          </w:p>
        </w:tc>
        <w:tc>
          <w:tcPr>
            <w:tcW w:w="7512" w:type="dxa"/>
            <w:noWrap/>
          </w:tcPr>
          <w:p w14:paraId="26273EC7" w14:textId="5E72CCED" w:rsidR="00233730" w:rsidRPr="00233730" w:rsidDel="00E723AB" w:rsidRDefault="00233730">
            <w:pPr>
              <w:pStyle w:val="OfertaArial10"/>
              <w:rPr>
                <w:del w:id="401" w:author="Cardenal López, Carlos" w:date="2018-07-17T08:35:00Z"/>
                <w:rFonts w:ascii="Calibri" w:hAnsi="Calibri" w:cs="Calibri"/>
                <w:szCs w:val="22"/>
                <w:lang w:val="en-US" w:eastAsia="es-ES_tradnl"/>
              </w:rPr>
              <w:pPrChange w:id="402" w:author="Cardenal López, Carlos" w:date="2018-07-17T08:37:00Z">
                <w:pPr>
                  <w:spacing w:after="0"/>
                </w:pPr>
              </w:pPrChange>
            </w:pPr>
            <w:del w:id="403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val="en-US" w:eastAsia="es-ES_tradnl"/>
                </w:rPr>
                <w:delText>Regla</w:delText>
              </w:r>
            </w:del>
          </w:p>
        </w:tc>
        <w:tc>
          <w:tcPr>
            <w:tcW w:w="1134" w:type="dxa"/>
            <w:noWrap/>
          </w:tcPr>
          <w:p w14:paraId="4AA0180E" w14:textId="45B94496" w:rsidR="00233730" w:rsidRPr="00233730" w:rsidDel="00E723AB" w:rsidRDefault="00233730">
            <w:pPr>
              <w:pStyle w:val="OfertaArial10"/>
              <w:rPr>
                <w:del w:id="404" w:author="Cardenal López, Carlos" w:date="2018-07-17T08:35:00Z"/>
                <w:rFonts w:ascii="Calibri" w:hAnsi="Calibri" w:cs="Calibri"/>
                <w:szCs w:val="22"/>
                <w:lang w:eastAsia="es-ES_tradnl"/>
              </w:rPr>
              <w:pPrChange w:id="405" w:author="Cardenal López, Carlos" w:date="2018-07-17T08:37:00Z">
                <w:pPr>
                  <w:spacing w:after="0"/>
                  <w:jc w:val="right"/>
                </w:pPr>
              </w:pPrChange>
            </w:pPr>
            <w:del w:id="406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eastAsia="es-ES_tradnl"/>
                </w:rPr>
                <w:delText>Problemas</w:delText>
              </w:r>
            </w:del>
          </w:p>
        </w:tc>
      </w:tr>
      <w:tr w:rsidR="00233730" w:rsidRPr="00233730" w:rsidDel="00E723AB" w14:paraId="38547B98" w14:textId="53738D2B" w:rsidTr="00233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407" w:author="Cardenal López, Carlos" w:date="2018-07-17T08:35:00Z"/>
        </w:trPr>
        <w:tc>
          <w:tcPr>
            <w:tcW w:w="1555" w:type="dxa"/>
            <w:noWrap/>
            <w:hideMark/>
          </w:tcPr>
          <w:p w14:paraId="7565FBF8" w14:textId="68948060" w:rsidR="00233730" w:rsidRPr="00233730" w:rsidDel="00E723AB" w:rsidRDefault="00233730">
            <w:pPr>
              <w:pStyle w:val="OfertaArial10"/>
              <w:rPr>
                <w:del w:id="408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09" w:author="Cardenal López, Carlos" w:date="2018-07-17T08:37:00Z">
                <w:pPr>
                  <w:spacing w:after="0"/>
                </w:pPr>
              </w:pPrChange>
            </w:pPr>
            <w:del w:id="410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6480449D" w14:textId="43884B0B" w:rsidR="00233730" w:rsidRPr="00233730" w:rsidDel="00E723AB" w:rsidRDefault="00233730">
            <w:pPr>
              <w:pStyle w:val="OfertaArial10"/>
              <w:rPr>
                <w:del w:id="411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12" w:author="Cardenal López, Carlos" w:date="2018-07-17T08:37:00Z">
                <w:pPr>
                  <w:spacing w:after="0"/>
                </w:pPr>
              </w:pPrChange>
            </w:pPr>
            <w:del w:id="413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Untrusted XML should be parsed with a local, static DTD</w:delText>
              </w:r>
            </w:del>
          </w:p>
        </w:tc>
        <w:tc>
          <w:tcPr>
            <w:tcW w:w="1134" w:type="dxa"/>
            <w:noWrap/>
            <w:hideMark/>
          </w:tcPr>
          <w:p w14:paraId="27D52E0D" w14:textId="2E2EC620" w:rsidR="00233730" w:rsidRPr="00233730" w:rsidDel="00E723AB" w:rsidRDefault="00233730">
            <w:pPr>
              <w:pStyle w:val="OfertaArial10"/>
              <w:rPr>
                <w:del w:id="414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15" w:author="Cardenal López, Carlos" w:date="2018-07-17T08:37:00Z">
                <w:pPr>
                  <w:spacing w:after="0"/>
                  <w:jc w:val="right"/>
                </w:pPr>
              </w:pPrChange>
            </w:pPr>
            <w:del w:id="416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11</w:delText>
              </w:r>
            </w:del>
          </w:p>
        </w:tc>
      </w:tr>
      <w:tr w:rsidR="00233730" w:rsidRPr="00233730" w:rsidDel="00E723AB" w14:paraId="4F6C98F1" w14:textId="064841A1" w:rsidTr="00233730">
        <w:trPr>
          <w:trHeight w:val="300"/>
          <w:del w:id="417" w:author="Cardenal López, Carlos" w:date="2018-07-17T08:35:00Z"/>
        </w:trPr>
        <w:tc>
          <w:tcPr>
            <w:tcW w:w="1555" w:type="dxa"/>
            <w:noWrap/>
            <w:hideMark/>
          </w:tcPr>
          <w:p w14:paraId="1C164C04" w14:textId="5920717E" w:rsidR="00233730" w:rsidRPr="00233730" w:rsidDel="00E723AB" w:rsidRDefault="00233730">
            <w:pPr>
              <w:pStyle w:val="OfertaArial10"/>
              <w:rPr>
                <w:del w:id="418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19" w:author="Cardenal López, Carlos" w:date="2018-07-17T08:37:00Z">
                <w:pPr>
                  <w:spacing w:after="0"/>
                </w:pPr>
              </w:pPrChange>
            </w:pPr>
            <w:del w:id="420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1E6EE81B" w14:textId="679DE8DA" w:rsidR="00233730" w:rsidRPr="00233730" w:rsidDel="00E723AB" w:rsidRDefault="00233730">
            <w:pPr>
              <w:pStyle w:val="OfertaArial10"/>
              <w:rPr>
                <w:del w:id="421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22" w:author="Cardenal López, Carlos" w:date="2018-07-17T08:37:00Z">
                <w:pPr>
                  <w:spacing w:after="0"/>
                </w:pPr>
              </w:pPrChange>
            </w:pPr>
            <w:del w:id="423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Credentials should not be hard-coded</w:delText>
              </w:r>
            </w:del>
          </w:p>
        </w:tc>
        <w:tc>
          <w:tcPr>
            <w:tcW w:w="1134" w:type="dxa"/>
            <w:noWrap/>
            <w:hideMark/>
          </w:tcPr>
          <w:p w14:paraId="1FCB258F" w14:textId="47F111E4" w:rsidR="00233730" w:rsidRPr="00233730" w:rsidDel="00E723AB" w:rsidRDefault="00233730">
            <w:pPr>
              <w:pStyle w:val="OfertaArial10"/>
              <w:rPr>
                <w:del w:id="424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25" w:author="Cardenal López, Carlos" w:date="2018-07-17T08:37:00Z">
                <w:pPr>
                  <w:spacing w:after="0"/>
                  <w:jc w:val="right"/>
                </w:pPr>
              </w:pPrChange>
            </w:pPr>
            <w:del w:id="426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1</w:delText>
              </w:r>
            </w:del>
          </w:p>
        </w:tc>
      </w:tr>
      <w:tr w:rsidR="00233730" w:rsidRPr="00233730" w:rsidDel="00E723AB" w14:paraId="23AAE5CA" w14:textId="51BAE60E" w:rsidTr="00233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427" w:author="Cardenal López, Carlos" w:date="2018-07-17T08:35:00Z"/>
        </w:trPr>
        <w:tc>
          <w:tcPr>
            <w:tcW w:w="1555" w:type="dxa"/>
            <w:noWrap/>
            <w:hideMark/>
          </w:tcPr>
          <w:p w14:paraId="14344605" w14:textId="3759E5D9" w:rsidR="00233730" w:rsidRPr="00233730" w:rsidDel="00E723AB" w:rsidRDefault="00233730">
            <w:pPr>
              <w:pStyle w:val="OfertaArial10"/>
              <w:rPr>
                <w:del w:id="428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29" w:author="Cardenal López, Carlos" w:date="2018-07-17T08:37:00Z">
                <w:pPr>
                  <w:spacing w:after="0"/>
                </w:pPr>
              </w:pPrChange>
            </w:pPr>
            <w:del w:id="430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346EF9F2" w14:textId="63F3D9E6" w:rsidR="00233730" w:rsidRPr="00233730" w:rsidDel="00E723AB" w:rsidRDefault="00233730">
            <w:pPr>
              <w:pStyle w:val="OfertaArial10"/>
              <w:rPr>
                <w:del w:id="431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32" w:author="Cardenal López, Carlos" w:date="2018-07-17T08:37:00Z">
                <w:pPr>
                  <w:spacing w:after="0"/>
                </w:pPr>
              </w:pPrChange>
            </w:pPr>
            <w:del w:id="433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Security constraints should be defined</w:delText>
              </w:r>
            </w:del>
          </w:p>
        </w:tc>
        <w:tc>
          <w:tcPr>
            <w:tcW w:w="1134" w:type="dxa"/>
            <w:noWrap/>
            <w:hideMark/>
          </w:tcPr>
          <w:p w14:paraId="2077815F" w14:textId="6B55B2D8" w:rsidR="00233730" w:rsidRPr="00233730" w:rsidDel="00E723AB" w:rsidRDefault="00233730">
            <w:pPr>
              <w:pStyle w:val="OfertaArial10"/>
              <w:rPr>
                <w:del w:id="434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35" w:author="Cardenal López, Carlos" w:date="2018-07-17T08:37:00Z">
                <w:pPr>
                  <w:spacing w:after="0"/>
                  <w:jc w:val="right"/>
                </w:pPr>
              </w:pPrChange>
            </w:pPr>
            <w:del w:id="436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1</w:delText>
              </w:r>
            </w:del>
          </w:p>
        </w:tc>
      </w:tr>
    </w:tbl>
    <w:p w14:paraId="66DAD181" w14:textId="330B3AD9" w:rsidR="00233730" w:rsidRPr="00233730" w:rsidDel="00E723AB" w:rsidRDefault="00233730">
      <w:pPr>
        <w:pStyle w:val="OfertaArial10"/>
        <w:rPr>
          <w:del w:id="437" w:author="Cardenal López, Carlos" w:date="2018-07-17T08:35:00Z"/>
          <w:b/>
          <w:lang w:val="es-ES"/>
        </w:rPr>
      </w:pPr>
      <w:del w:id="438" w:author="Cardenal López, Carlos" w:date="2018-07-17T08:35:00Z">
        <w:r w:rsidRPr="00233730" w:rsidDel="00E723AB">
          <w:rPr>
            <w:b/>
            <w:lang w:val="es-ES"/>
          </w:rPr>
          <w:delText>Bug</w:delText>
        </w:r>
      </w:del>
    </w:p>
    <w:tbl>
      <w:tblPr>
        <w:tblStyle w:val="GridTable5Dark-Accent1"/>
        <w:tblW w:w="9918" w:type="dxa"/>
        <w:tblLook w:val="0420" w:firstRow="1" w:lastRow="0" w:firstColumn="0" w:lastColumn="0" w:noHBand="0" w:noVBand="1"/>
      </w:tblPr>
      <w:tblGrid>
        <w:gridCol w:w="1555"/>
        <w:gridCol w:w="7512"/>
        <w:gridCol w:w="1100"/>
      </w:tblGrid>
      <w:tr w:rsidR="00233730" w:rsidRPr="00233730" w:rsidDel="00E723AB" w14:paraId="63C5BAB7" w14:textId="1F8C30A4" w:rsidTr="00233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del w:id="439" w:author="Cardenal López, Carlos" w:date="2018-07-17T08:35:00Z"/>
        </w:trPr>
        <w:tc>
          <w:tcPr>
            <w:tcW w:w="1555" w:type="dxa"/>
            <w:noWrap/>
          </w:tcPr>
          <w:p w14:paraId="0276305B" w14:textId="58721C97" w:rsidR="00233730" w:rsidRPr="00233730" w:rsidDel="00E723AB" w:rsidRDefault="00233730">
            <w:pPr>
              <w:pStyle w:val="OfertaArial10"/>
              <w:rPr>
                <w:del w:id="440" w:author="Cardenal López, Carlos" w:date="2018-07-17T08:35:00Z"/>
                <w:rFonts w:ascii="Calibri" w:hAnsi="Calibri" w:cs="Calibri"/>
                <w:szCs w:val="22"/>
                <w:lang w:eastAsia="es-ES_tradnl"/>
              </w:rPr>
              <w:pPrChange w:id="441" w:author="Cardenal López, Carlos" w:date="2018-07-17T08:37:00Z">
                <w:pPr>
                  <w:spacing w:after="0"/>
                </w:pPr>
              </w:pPrChange>
            </w:pPr>
            <w:del w:id="442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eastAsia="es-ES_tradnl"/>
                </w:rPr>
                <w:delText>Lenguaje</w:delText>
              </w:r>
            </w:del>
          </w:p>
        </w:tc>
        <w:tc>
          <w:tcPr>
            <w:tcW w:w="7512" w:type="dxa"/>
            <w:noWrap/>
          </w:tcPr>
          <w:p w14:paraId="0B29C916" w14:textId="4F314EEC" w:rsidR="00233730" w:rsidRPr="00233730" w:rsidDel="00E723AB" w:rsidRDefault="00233730">
            <w:pPr>
              <w:pStyle w:val="OfertaArial10"/>
              <w:rPr>
                <w:del w:id="443" w:author="Cardenal López, Carlos" w:date="2018-07-17T08:35:00Z"/>
                <w:rFonts w:ascii="Calibri" w:hAnsi="Calibri" w:cs="Calibri"/>
                <w:szCs w:val="22"/>
                <w:lang w:val="en-US" w:eastAsia="es-ES_tradnl"/>
              </w:rPr>
              <w:pPrChange w:id="444" w:author="Cardenal López, Carlos" w:date="2018-07-17T08:37:00Z">
                <w:pPr>
                  <w:spacing w:after="0"/>
                </w:pPr>
              </w:pPrChange>
            </w:pPr>
            <w:del w:id="445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val="en-US" w:eastAsia="es-ES_tradnl"/>
                </w:rPr>
                <w:delText>Regla</w:delText>
              </w:r>
            </w:del>
          </w:p>
        </w:tc>
        <w:tc>
          <w:tcPr>
            <w:tcW w:w="851" w:type="dxa"/>
            <w:noWrap/>
          </w:tcPr>
          <w:p w14:paraId="5D14030C" w14:textId="6AE64905" w:rsidR="00233730" w:rsidRPr="00233730" w:rsidDel="00E723AB" w:rsidRDefault="00233730">
            <w:pPr>
              <w:pStyle w:val="OfertaArial10"/>
              <w:rPr>
                <w:del w:id="446" w:author="Cardenal López, Carlos" w:date="2018-07-17T08:35:00Z"/>
                <w:rFonts w:ascii="Calibri" w:hAnsi="Calibri" w:cs="Calibri"/>
                <w:szCs w:val="22"/>
                <w:lang w:eastAsia="es-ES_tradnl"/>
              </w:rPr>
              <w:pPrChange w:id="447" w:author="Cardenal López, Carlos" w:date="2018-07-17T08:37:00Z">
                <w:pPr>
                  <w:spacing w:after="0"/>
                  <w:jc w:val="right"/>
                </w:pPr>
              </w:pPrChange>
            </w:pPr>
            <w:del w:id="448" w:author="Cardenal López, Carlos" w:date="2018-07-17T08:35:00Z">
              <w:r w:rsidRPr="00233730" w:rsidDel="00E723AB">
                <w:rPr>
                  <w:rFonts w:ascii="Calibri" w:hAnsi="Calibri" w:cs="Calibri"/>
                  <w:szCs w:val="22"/>
                  <w:lang w:eastAsia="es-ES_tradnl"/>
                </w:rPr>
                <w:delText>Problemas</w:delText>
              </w:r>
            </w:del>
          </w:p>
        </w:tc>
      </w:tr>
      <w:tr w:rsidR="00233730" w:rsidRPr="00233730" w:rsidDel="00E723AB" w14:paraId="7C8A1371" w14:textId="43AB66E3" w:rsidTr="00233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449" w:author="Cardenal López, Carlos" w:date="2018-07-17T08:35:00Z"/>
        </w:trPr>
        <w:tc>
          <w:tcPr>
            <w:tcW w:w="1555" w:type="dxa"/>
            <w:noWrap/>
            <w:hideMark/>
          </w:tcPr>
          <w:p w14:paraId="0C98E6C1" w14:textId="16D8CC6A" w:rsidR="00233730" w:rsidRPr="00233730" w:rsidDel="00E723AB" w:rsidRDefault="00233730">
            <w:pPr>
              <w:pStyle w:val="OfertaArial10"/>
              <w:rPr>
                <w:del w:id="450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51" w:author="Cardenal López, Carlos" w:date="2018-07-17T08:37:00Z">
                <w:pPr>
                  <w:spacing w:after="0"/>
                </w:pPr>
              </w:pPrChange>
            </w:pPr>
            <w:del w:id="452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JAVASCRIPT</w:delText>
              </w:r>
            </w:del>
          </w:p>
        </w:tc>
        <w:tc>
          <w:tcPr>
            <w:tcW w:w="7512" w:type="dxa"/>
            <w:noWrap/>
            <w:hideMark/>
          </w:tcPr>
          <w:p w14:paraId="60D92977" w14:textId="6525269D" w:rsidR="00233730" w:rsidRPr="00233730" w:rsidDel="00E723AB" w:rsidRDefault="00233730">
            <w:pPr>
              <w:pStyle w:val="OfertaArial10"/>
              <w:rPr>
                <w:del w:id="453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54" w:author="Cardenal López, Carlos" w:date="2018-07-17T08:37:00Z">
                <w:pPr>
                  <w:spacing w:after="0"/>
                </w:pPr>
              </w:pPrChange>
            </w:pPr>
            <w:del w:id="455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Non-existent variables should not be referenced</w:delText>
              </w:r>
            </w:del>
          </w:p>
        </w:tc>
        <w:tc>
          <w:tcPr>
            <w:tcW w:w="851" w:type="dxa"/>
            <w:noWrap/>
            <w:hideMark/>
          </w:tcPr>
          <w:p w14:paraId="0618B2A5" w14:textId="128CEEA2" w:rsidR="00233730" w:rsidRPr="00233730" w:rsidDel="00E723AB" w:rsidRDefault="00233730">
            <w:pPr>
              <w:pStyle w:val="OfertaArial10"/>
              <w:rPr>
                <w:del w:id="456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57" w:author="Cardenal López, Carlos" w:date="2018-07-17T08:37:00Z">
                <w:pPr>
                  <w:spacing w:after="0"/>
                  <w:jc w:val="right"/>
                </w:pPr>
              </w:pPrChange>
            </w:pPr>
            <w:del w:id="458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90</w:delText>
              </w:r>
            </w:del>
          </w:p>
        </w:tc>
      </w:tr>
      <w:tr w:rsidR="00233730" w:rsidRPr="00233730" w:rsidDel="00E723AB" w14:paraId="16574D64" w14:textId="69399DE0" w:rsidTr="00233730">
        <w:trPr>
          <w:trHeight w:val="300"/>
          <w:del w:id="459" w:author="Cardenal López, Carlos" w:date="2018-07-17T08:35:00Z"/>
        </w:trPr>
        <w:tc>
          <w:tcPr>
            <w:tcW w:w="1555" w:type="dxa"/>
            <w:noWrap/>
            <w:hideMark/>
          </w:tcPr>
          <w:p w14:paraId="5818DC65" w14:textId="3561A49B" w:rsidR="00233730" w:rsidRPr="00233730" w:rsidDel="00E723AB" w:rsidRDefault="00233730">
            <w:pPr>
              <w:pStyle w:val="OfertaArial10"/>
              <w:rPr>
                <w:del w:id="460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61" w:author="Cardenal López, Carlos" w:date="2018-07-17T08:37:00Z">
                <w:pPr>
                  <w:spacing w:after="0"/>
                </w:pPr>
              </w:pPrChange>
            </w:pPr>
            <w:del w:id="462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4CCC02C1" w14:textId="2AD2CEC9" w:rsidR="00233730" w:rsidRPr="00233730" w:rsidDel="00E723AB" w:rsidRDefault="00233730">
            <w:pPr>
              <w:pStyle w:val="OfertaArial10"/>
              <w:rPr>
                <w:del w:id="463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64" w:author="Cardenal López, Carlos" w:date="2018-07-17T08:37:00Z">
                <w:pPr>
                  <w:spacing w:after="0"/>
                </w:pPr>
              </w:pPrChange>
            </w:pPr>
            <w:del w:id="465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Resources should be closed</w:delText>
              </w:r>
            </w:del>
          </w:p>
        </w:tc>
        <w:tc>
          <w:tcPr>
            <w:tcW w:w="851" w:type="dxa"/>
            <w:noWrap/>
            <w:hideMark/>
          </w:tcPr>
          <w:p w14:paraId="49928DD0" w14:textId="4A458CDC" w:rsidR="00233730" w:rsidRPr="00233730" w:rsidDel="00E723AB" w:rsidRDefault="00233730">
            <w:pPr>
              <w:pStyle w:val="OfertaArial10"/>
              <w:rPr>
                <w:del w:id="466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67" w:author="Cardenal López, Carlos" w:date="2018-07-17T08:37:00Z">
                <w:pPr>
                  <w:spacing w:after="0"/>
                  <w:jc w:val="right"/>
                </w:pPr>
              </w:pPrChange>
            </w:pPr>
            <w:del w:id="468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72</w:delText>
              </w:r>
            </w:del>
          </w:p>
        </w:tc>
      </w:tr>
      <w:tr w:rsidR="00233730" w:rsidRPr="00233730" w:rsidDel="00E723AB" w14:paraId="4DB1F397" w14:textId="3BCF67B4" w:rsidTr="00233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469" w:author="Cardenal López, Carlos" w:date="2018-07-17T08:35:00Z"/>
        </w:trPr>
        <w:tc>
          <w:tcPr>
            <w:tcW w:w="1555" w:type="dxa"/>
            <w:noWrap/>
            <w:hideMark/>
          </w:tcPr>
          <w:p w14:paraId="2E40AD3A" w14:textId="2A944129" w:rsidR="00233730" w:rsidRPr="00233730" w:rsidDel="00E723AB" w:rsidRDefault="00233730">
            <w:pPr>
              <w:pStyle w:val="OfertaArial10"/>
              <w:rPr>
                <w:del w:id="470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71" w:author="Cardenal López, Carlos" w:date="2018-07-17T08:37:00Z">
                <w:pPr>
                  <w:spacing w:after="0"/>
                </w:pPr>
              </w:pPrChange>
            </w:pPr>
            <w:del w:id="472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024250E2" w14:textId="220245AC" w:rsidR="00233730" w:rsidRPr="00233730" w:rsidDel="00E723AB" w:rsidRDefault="00233730">
            <w:pPr>
              <w:pStyle w:val="OfertaArial10"/>
              <w:rPr>
                <w:del w:id="473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74" w:author="Cardenal López, Carlos" w:date="2018-07-17T08:37:00Z">
                <w:pPr>
                  <w:spacing w:after="0"/>
                </w:pPr>
              </w:pPrChange>
            </w:pPr>
            <w:del w:id="475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PreparedStatement and "ResultSet" methods should be called with valid indices</w:delText>
              </w:r>
            </w:del>
          </w:p>
        </w:tc>
        <w:tc>
          <w:tcPr>
            <w:tcW w:w="851" w:type="dxa"/>
            <w:noWrap/>
            <w:hideMark/>
          </w:tcPr>
          <w:p w14:paraId="4525942A" w14:textId="0CC34F8C" w:rsidR="00233730" w:rsidRPr="00233730" w:rsidDel="00E723AB" w:rsidRDefault="00233730">
            <w:pPr>
              <w:pStyle w:val="OfertaArial10"/>
              <w:rPr>
                <w:del w:id="476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77" w:author="Cardenal López, Carlos" w:date="2018-07-17T08:37:00Z">
                <w:pPr>
                  <w:spacing w:after="0"/>
                  <w:jc w:val="right"/>
                </w:pPr>
              </w:pPrChange>
            </w:pPr>
            <w:del w:id="478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30</w:delText>
              </w:r>
            </w:del>
          </w:p>
        </w:tc>
      </w:tr>
      <w:tr w:rsidR="00233730" w:rsidRPr="00233730" w:rsidDel="00E723AB" w14:paraId="3F76A104" w14:textId="4B9C425E" w:rsidTr="00233730">
        <w:trPr>
          <w:trHeight w:val="300"/>
          <w:del w:id="479" w:author="Cardenal López, Carlos" w:date="2018-07-17T08:35:00Z"/>
        </w:trPr>
        <w:tc>
          <w:tcPr>
            <w:tcW w:w="1555" w:type="dxa"/>
            <w:noWrap/>
            <w:hideMark/>
          </w:tcPr>
          <w:p w14:paraId="3EDABAA7" w14:textId="510FA01A" w:rsidR="00233730" w:rsidRPr="00233730" w:rsidDel="00E723AB" w:rsidRDefault="00233730">
            <w:pPr>
              <w:pStyle w:val="OfertaArial10"/>
              <w:rPr>
                <w:del w:id="480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81" w:author="Cardenal López, Carlos" w:date="2018-07-17T08:37:00Z">
                <w:pPr>
                  <w:spacing w:after="0"/>
                </w:pPr>
              </w:pPrChange>
            </w:pPr>
            <w:del w:id="482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512" w:type="dxa"/>
            <w:noWrap/>
            <w:hideMark/>
          </w:tcPr>
          <w:p w14:paraId="6837677E" w14:textId="103C70AC" w:rsidR="00233730" w:rsidRPr="00233730" w:rsidDel="00E723AB" w:rsidRDefault="00233730">
            <w:pPr>
              <w:pStyle w:val="OfertaArial10"/>
              <w:rPr>
                <w:del w:id="483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84" w:author="Cardenal López, Carlos" w:date="2018-07-17T08:37:00Z">
                <w:pPr>
                  <w:spacing w:after="0"/>
                </w:pPr>
              </w:pPrChange>
            </w:pPr>
            <w:del w:id="485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Double-checked locking should not be used</w:delText>
              </w:r>
            </w:del>
          </w:p>
        </w:tc>
        <w:tc>
          <w:tcPr>
            <w:tcW w:w="851" w:type="dxa"/>
            <w:noWrap/>
            <w:hideMark/>
          </w:tcPr>
          <w:p w14:paraId="308A29E9" w14:textId="1E33FDCC" w:rsidR="00233730" w:rsidRPr="00233730" w:rsidDel="00E723AB" w:rsidRDefault="00233730">
            <w:pPr>
              <w:pStyle w:val="OfertaArial10"/>
              <w:rPr>
                <w:del w:id="486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87" w:author="Cardenal López, Carlos" w:date="2018-07-17T08:37:00Z">
                <w:pPr>
                  <w:spacing w:after="0"/>
                  <w:jc w:val="right"/>
                </w:pPr>
              </w:pPrChange>
            </w:pPr>
            <w:del w:id="488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3</w:delText>
              </w:r>
            </w:del>
          </w:p>
        </w:tc>
      </w:tr>
      <w:tr w:rsidR="00233730" w:rsidRPr="00233730" w:rsidDel="00E723AB" w14:paraId="4EE6804F" w14:textId="794A9D7B" w:rsidTr="00233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489" w:author="Cardenal López, Carlos" w:date="2018-07-17T08:35:00Z"/>
        </w:trPr>
        <w:tc>
          <w:tcPr>
            <w:tcW w:w="1555" w:type="dxa"/>
            <w:noWrap/>
            <w:hideMark/>
          </w:tcPr>
          <w:p w14:paraId="450BFA55" w14:textId="6A6111C8" w:rsidR="00233730" w:rsidRPr="00233730" w:rsidDel="00E723AB" w:rsidRDefault="00233730">
            <w:pPr>
              <w:pStyle w:val="OfertaArial10"/>
              <w:rPr>
                <w:del w:id="490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91" w:author="Cardenal López, Carlos" w:date="2018-07-17T08:37:00Z">
                <w:pPr>
                  <w:spacing w:after="0"/>
                </w:pPr>
              </w:pPrChange>
            </w:pPr>
            <w:del w:id="492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JAVASCRIPT</w:delText>
              </w:r>
            </w:del>
          </w:p>
        </w:tc>
        <w:tc>
          <w:tcPr>
            <w:tcW w:w="7512" w:type="dxa"/>
            <w:noWrap/>
            <w:hideMark/>
          </w:tcPr>
          <w:p w14:paraId="778F6D96" w14:textId="3532CA93" w:rsidR="00233730" w:rsidRPr="00233730" w:rsidDel="00E723AB" w:rsidRDefault="00233730">
            <w:pPr>
              <w:pStyle w:val="OfertaArial10"/>
              <w:rPr>
                <w:del w:id="493" w:author="Cardenal López, Carlos" w:date="2018-07-17T08:35:00Z"/>
                <w:rFonts w:ascii="Calibri" w:hAnsi="Calibri" w:cs="Calibri"/>
                <w:color w:val="000000"/>
                <w:szCs w:val="22"/>
                <w:lang w:val="en-US" w:eastAsia="es-ES_tradnl"/>
              </w:rPr>
              <w:pPrChange w:id="494" w:author="Cardenal López, Carlos" w:date="2018-07-17T08:37:00Z">
                <w:pPr>
                  <w:spacing w:after="0"/>
                </w:pPr>
              </w:pPrChange>
            </w:pPr>
            <w:del w:id="495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val="en-US" w:eastAsia="es-ES_tradnl"/>
                </w:rPr>
                <w:delText>Callbacks of array methods should have return statements</w:delText>
              </w:r>
            </w:del>
          </w:p>
        </w:tc>
        <w:tc>
          <w:tcPr>
            <w:tcW w:w="851" w:type="dxa"/>
            <w:noWrap/>
            <w:hideMark/>
          </w:tcPr>
          <w:p w14:paraId="546C041C" w14:textId="1D419DAC" w:rsidR="00233730" w:rsidRPr="00233730" w:rsidDel="00E723AB" w:rsidRDefault="00233730">
            <w:pPr>
              <w:pStyle w:val="OfertaArial10"/>
              <w:rPr>
                <w:del w:id="496" w:author="Cardenal López, Carlos" w:date="2018-07-17T08:35:00Z"/>
                <w:rFonts w:ascii="Calibri" w:hAnsi="Calibri" w:cs="Calibri"/>
                <w:color w:val="000000"/>
                <w:szCs w:val="22"/>
                <w:lang w:eastAsia="es-ES_tradnl"/>
              </w:rPr>
              <w:pPrChange w:id="497" w:author="Cardenal López, Carlos" w:date="2018-07-17T08:37:00Z">
                <w:pPr>
                  <w:spacing w:after="0"/>
                  <w:jc w:val="right"/>
                </w:pPr>
              </w:pPrChange>
            </w:pPr>
            <w:del w:id="498" w:author="Cardenal López, Carlos" w:date="2018-07-17T08:35:00Z">
              <w:r w:rsidRPr="00233730" w:rsidDel="00E723AB">
                <w:rPr>
                  <w:rFonts w:ascii="Calibri" w:hAnsi="Calibri" w:cs="Calibri"/>
                  <w:color w:val="000000"/>
                  <w:szCs w:val="22"/>
                  <w:lang w:eastAsia="es-ES_tradnl"/>
                </w:rPr>
                <w:delText>1</w:delText>
              </w:r>
            </w:del>
          </w:p>
        </w:tc>
      </w:tr>
    </w:tbl>
    <w:p w14:paraId="0DAAB1A1" w14:textId="35040429" w:rsidR="00233730" w:rsidRPr="00233730" w:rsidDel="00E723AB" w:rsidRDefault="00233730">
      <w:pPr>
        <w:pStyle w:val="OfertaArial10"/>
        <w:rPr>
          <w:del w:id="499" w:author="Cardenal López, Carlos" w:date="2018-07-17T08:35:00Z"/>
          <w:b/>
          <w:lang w:val="es-ES"/>
        </w:rPr>
      </w:pPr>
      <w:del w:id="500" w:author="Cardenal López, Carlos" w:date="2018-07-17T08:35:00Z">
        <w:r w:rsidRPr="00233730" w:rsidDel="00E723AB">
          <w:rPr>
            <w:b/>
            <w:lang w:val="es-ES"/>
          </w:rPr>
          <w:delText>Code Smell</w:delText>
        </w:r>
      </w:del>
    </w:p>
    <w:tbl>
      <w:tblPr>
        <w:tblStyle w:val="GridTable5Dark-Accent1"/>
        <w:tblW w:w="10255" w:type="dxa"/>
        <w:tblLook w:val="0420" w:firstRow="1" w:lastRow="0" w:firstColumn="0" w:lastColumn="0" w:noHBand="0" w:noVBand="1"/>
      </w:tblPr>
      <w:tblGrid>
        <w:gridCol w:w="1280"/>
        <w:gridCol w:w="7787"/>
        <w:gridCol w:w="1188"/>
      </w:tblGrid>
      <w:tr w:rsidR="00B67632" w:rsidRPr="00B67632" w:rsidDel="00E723AB" w14:paraId="5CA1E6E5" w14:textId="5F4C555F" w:rsidTr="00A558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del w:id="501" w:author="Cardenal López, Carlos" w:date="2018-07-17T08:35:00Z"/>
        </w:trPr>
        <w:tc>
          <w:tcPr>
            <w:tcW w:w="1280" w:type="dxa"/>
            <w:noWrap/>
          </w:tcPr>
          <w:p w14:paraId="7E383D76" w14:textId="530448D1" w:rsidR="00233730" w:rsidRPr="00B67632" w:rsidDel="00E723AB" w:rsidRDefault="00233730">
            <w:pPr>
              <w:pStyle w:val="OfertaArial10"/>
              <w:rPr>
                <w:del w:id="502" w:author="Cardenal López, Carlos" w:date="2018-07-17T08:35:00Z"/>
                <w:rFonts w:ascii="Calibri" w:hAnsi="Calibri"/>
                <w:szCs w:val="22"/>
                <w:lang w:eastAsia="es-ES_tradnl"/>
              </w:rPr>
              <w:pPrChange w:id="503" w:author="Cardenal López, Carlos" w:date="2018-07-17T08:37:00Z">
                <w:pPr>
                  <w:spacing w:after="0"/>
                </w:pPr>
              </w:pPrChange>
            </w:pPr>
            <w:del w:id="504" w:author="Cardenal López, Carlos" w:date="2018-07-17T08:35:00Z">
              <w:r w:rsidRPr="00B67632" w:rsidDel="00E723AB">
                <w:rPr>
                  <w:rFonts w:ascii="Calibri" w:hAnsi="Calibri"/>
                  <w:szCs w:val="22"/>
                  <w:lang w:eastAsia="es-ES_tradnl"/>
                </w:rPr>
                <w:delText>Lenguaje</w:delText>
              </w:r>
            </w:del>
          </w:p>
        </w:tc>
        <w:tc>
          <w:tcPr>
            <w:tcW w:w="7787" w:type="dxa"/>
            <w:noWrap/>
          </w:tcPr>
          <w:p w14:paraId="4E9AD825" w14:textId="19AEC5C6" w:rsidR="00233730" w:rsidRPr="00B67632" w:rsidDel="00E723AB" w:rsidRDefault="00233730">
            <w:pPr>
              <w:pStyle w:val="OfertaArial10"/>
              <w:rPr>
                <w:del w:id="505" w:author="Cardenal López, Carlos" w:date="2018-07-17T08:35:00Z"/>
                <w:rFonts w:ascii="Calibri" w:hAnsi="Calibri"/>
                <w:szCs w:val="22"/>
                <w:lang w:val="en-US" w:eastAsia="es-ES_tradnl"/>
              </w:rPr>
              <w:pPrChange w:id="506" w:author="Cardenal López, Carlos" w:date="2018-07-17T08:37:00Z">
                <w:pPr>
                  <w:spacing w:after="0"/>
                </w:pPr>
              </w:pPrChange>
            </w:pPr>
            <w:del w:id="507" w:author="Cardenal López, Carlos" w:date="2018-07-17T08:35:00Z">
              <w:r w:rsidRPr="00B67632" w:rsidDel="00E723AB">
                <w:rPr>
                  <w:rFonts w:ascii="Calibri" w:hAnsi="Calibri"/>
                  <w:szCs w:val="22"/>
                  <w:lang w:val="en-US" w:eastAsia="es-ES_tradnl"/>
                </w:rPr>
                <w:delText>Regla</w:delText>
              </w:r>
            </w:del>
          </w:p>
        </w:tc>
        <w:tc>
          <w:tcPr>
            <w:tcW w:w="1188" w:type="dxa"/>
            <w:noWrap/>
          </w:tcPr>
          <w:p w14:paraId="2562DC15" w14:textId="6FF9DAD0" w:rsidR="00233730" w:rsidRPr="00B67632" w:rsidDel="00E723AB" w:rsidRDefault="00233730">
            <w:pPr>
              <w:pStyle w:val="OfertaArial10"/>
              <w:rPr>
                <w:del w:id="508" w:author="Cardenal López, Carlos" w:date="2018-07-17T08:35:00Z"/>
                <w:rFonts w:ascii="Calibri" w:hAnsi="Calibri"/>
                <w:szCs w:val="22"/>
                <w:lang w:eastAsia="es-ES_tradnl"/>
              </w:rPr>
              <w:pPrChange w:id="509" w:author="Cardenal López, Carlos" w:date="2018-07-17T08:37:00Z">
                <w:pPr>
                  <w:spacing w:after="0"/>
                  <w:jc w:val="right"/>
                </w:pPr>
              </w:pPrChange>
            </w:pPr>
            <w:del w:id="510" w:author="Cardenal López, Carlos" w:date="2018-07-17T08:35:00Z">
              <w:r w:rsidRPr="00B67632" w:rsidDel="00E723AB">
                <w:rPr>
                  <w:rFonts w:ascii="Calibri" w:hAnsi="Calibri" w:cs="Calibri"/>
                  <w:szCs w:val="22"/>
                  <w:lang w:eastAsia="es-ES_tradnl"/>
                </w:rPr>
                <w:delText>Problemas</w:delText>
              </w:r>
            </w:del>
          </w:p>
        </w:tc>
      </w:tr>
      <w:tr w:rsidR="00233730" w:rsidRPr="00233730" w:rsidDel="00E723AB" w14:paraId="0FA6429D" w14:textId="265C7341" w:rsidTr="00A55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511" w:author="Cardenal López, Carlos" w:date="2018-07-17T08:35:00Z"/>
        </w:trPr>
        <w:tc>
          <w:tcPr>
            <w:tcW w:w="1280" w:type="dxa"/>
            <w:noWrap/>
            <w:hideMark/>
          </w:tcPr>
          <w:p w14:paraId="39E53A9F" w14:textId="14746BE2" w:rsidR="00233730" w:rsidRPr="00233730" w:rsidDel="00E723AB" w:rsidRDefault="00233730">
            <w:pPr>
              <w:pStyle w:val="OfertaArial10"/>
              <w:rPr>
                <w:del w:id="51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13" w:author="Cardenal López, Carlos" w:date="2018-07-17T08:37:00Z">
                <w:pPr>
                  <w:spacing w:after="0"/>
                </w:pPr>
              </w:pPrChange>
            </w:pPr>
            <w:del w:id="51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787" w:type="dxa"/>
            <w:noWrap/>
            <w:hideMark/>
          </w:tcPr>
          <w:p w14:paraId="2A06B364" w14:textId="3ED4CE97" w:rsidR="00233730" w:rsidRPr="00233730" w:rsidDel="00E723AB" w:rsidRDefault="00233730">
            <w:pPr>
              <w:pStyle w:val="OfertaArial10"/>
              <w:rPr>
                <w:del w:id="51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16" w:author="Cardenal López, Carlos" w:date="2018-07-17T08:37:00Z">
                <w:pPr>
                  <w:spacing w:after="0"/>
                </w:pPr>
              </w:pPrChange>
            </w:pPr>
            <w:del w:id="51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Track lack of copyright and license headers</w:delText>
              </w:r>
            </w:del>
          </w:p>
        </w:tc>
        <w:tc>
          <w:tcPr>
            <w:tcW w:w="1188" w:type="dxa"/>
            <w:noWrap/>
            <w:hideMark/>
          </w:tcPr>
          <w:p w14:paraId="5E1CBDB2" w14:textId="5C9DA1FE" w:rsidR="00233730" w:rsidRPr="00233730" w:rsidDel="00E723AB" w:rsidRDefault="00233730">
            <w:pPr>
              <w:pStyle w:val="OfertaArial10"/>
              <w:rPr>
                <w:del w:id="51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19" w:author="Cardenal López, Carlos" w:date="2018-07-17T08:37:00Z">
                <w:pPr>
                  <w:spacing w:after="0"/>
                  <w:jc w:val="right"/>
                </w:pPr>
              </w:pPrChange>
            </w:pPr>
            <w:del w:id="52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340</w:delText>
              </w:r>
            </w:del>
          </w:p>
        </w:tc>
      </w:tr>
      <w:tr w:rsidR="00233730" w:rsidRPr="00233730" w:rsidDel="00E723AB" w14:paraId="26F4851C" w14:textId="3D60637A" w:rsidTr="00A558AD">
        <w:trPr>
          <w:trHeight w:val="300"/>
          <w:del w:id="521" w:author="Cardenal López, Carlos" w:date="2018-07-17T08:35:00Z"/>
        </w:trPr>
        <w:tc>
          <w:tcPr>
            <w:tcW w:w="1280" w:type="dxa"/>
            <w:noWrap/>
            <w:hideMark/>
          </w:tcPr>
          <w:p w14:paraId="7856388E" w14:textId="74B3EDEE" w:rsidR="00233730" w:rsidRPr="00233730" w:rsidDel="00E723AB" w:rsidRDefault="00233730">
            <w:pPr>
              <w:pStyle w:val="OfertaArial10"/>
              <w:rPr>
                <w:del w:id="52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23" w:author="Cardenal López, Carlos" w:date="2018-07-17T08:37:00Z">
                <w:pPr>
                  <w:spacing w:after="0"/>
                </w:pPr>
              </w:pPrChange>
            </w:pPr>
            <w:del w:id="52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JAVASCRIPT</w:delText>
              </w:r>
            </w:del>
          </w:p>
        </w:tc>
        <w:tc>
          <w:tcPr>
            <w:tcW w:w="7787" w:type="dxa"/>
            <w:noWrap/>
            <w:hideMark/>
          </w:tcPr>
          <w:p w14:paraId="1EC49048" w14:textId="7B29724C" w:rsidR="00233730" w:rsidRPr="00233730" w:rsidDel="00E723AB" w:rsidRDefault="00233730">
            <w:pPr>
              <w:pStyle w:val="OfertaArial10"/>
              <w:rPr>
                <w:del w:id="52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26" w:author="Cardenal López, Carlos" w:date="2018-07-17T08:37:00Z">
                <w:pPr>
                  <w:spacing w:after="0"/>
                </w:pPr>
              </w:pPrChange>
            </w:pPr>
            <w:del w:id="52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Variables should be declared explicitly</w:delText>
              </w:r>
            </w:del>
          </w:p>
        </w:tc>
        <w:tc>
          <w:tcPr>
            <w:tcW w:w="1188" w:type="dxa"/>
            <w:noWrap/>
            <w:hideMark/>
          </w:tcPr>
          <w:p w14:paraId="75DFD4D2" w14:textId="6C601707" w:rsidR="00233730" w:rsidRPr="00233730" w:rsidDel="00E723AB" w:rsidRDefault="00233730">
            <w:pPr>
              <w:pStyle w:val="OfertaArial10"/>
              <w:rPr>
                <w:del w:id="52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29" w:author="Cardenal López, Carlos" w:date="2018-07-17T08:37:00Z">
                <w:pPr>
                  <w:spacing w:after="0"/>
                  <w:jc w:val="right"/>
                </w:pPr>
              </w:pPrChange>
            </w:pPr>
            <w:del w:id="53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43</w:delText>
              </w:r>
            </w:del>
          </w:p>
        </w:tc>
      </w:tr>
      <w:tr w:rsidR="00233730" w:rsidRPr="00233730" w:rsidDel="00E723AB" w14:paraId="6B9E0367" w14:textId="59C93CE0" w:rsidTr="00A55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531" w:author="Cardenal López, Carlos" w:date="2018-07-17T08:35:00Z"/>
        </w:trPr>
        <w:tc>
          <w:tcPr>
            <w:tcW w:w="1280" w:type="dxa"/>
            <w:noWrap/>
            <w:hideMark/>
          </w:tcPr>
          <w:p w14:paraId="0DA350BA" w14:textId="4A025946" w:rsidR="00233730" w:rsidRPr="00233730" w:rsidDel="00E723AB" w:rsidRDefault="00233730">
            <w:pPr>
              <w:pStyle w:val="OfertaArial10"/>
              <w:rPr>
                <w:del w:id="53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33" w:author="Cardenal López, Carlos" w:date="2018-07-17T08:37:00Z">
                <w:pPr>
                  <w:spacing w:after="0"/>
                </w:pPr>
              </w:pPrChange>
            </w:pPr>
            <w:del w:id="53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JAVASCRIPT</w:delText>
              </w:r>
            </w:del>
          </w:p>
        </w:tc>
        <w:tc>
          <w:tcPr>
            <w:tcW w:w="7787" w:type="dxa"/>
            <w:noWrap/>
            <w:hideMark/>
          </w:tcPr>
          <w:p w14:paraId="4D5CA2F8" w14:textId="2A308BE9" w:rsidR="00233730" w:rsidRPr="00233730" w:rsidDel="00E723AB" w:rsidRDefault="00233730">
            <w:pPr>
              <w:pStyle w:val="OfertaArial10"/>
              <w:rPr>
                <w:del w:id="53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36" w:author="Cardenal López, Carlos" w:date="2018-07-17T08:37:00Z">
                <w:pPr>
                  <w:spacing w:after="0"/>
                </w:pPr>
              </w:pPrChange>
            </w:pPr>
            <w:del w:id="53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Track lack of copyright and license headers</w:delText>
              </w:r>
            </w:del>
          </w:p>
        </w:tc>
        <w:tc>
          <w:tcPr>
            <w:tcW w:w="1188" w:type="dxa"/>
            <w:noWrap/>
            <w:hideMark/>
          </w:tcPr>
          <w:p w14:paraId="75E4F528" w14:textId="3AA4A7E1" w:rsidR="00233730" w:rsidRPr="00233730" w:rsidDel="00E723AB" w:rsidRDefault="00233730">
            <w:pPr>
              <w:pStyle w:val="OfertaArial10"/>
              <w:rPr>
                <w:del w:id="53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39" w:author="Cardenal López, Carlos" w:date="2018-07-17T08:37:00Z">
                <w:pPr>
                  <w:spacing w:after="0"/>
                  <w:jc w:val="right"/>
                </w:pPr>
              </w:pPrChange>
            </w:pPr>
            <w:del w:id="54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23</w:delText>
              </w:r>
            </w:del>
          </w:p>
        </w:tc>
      </w:tr>
      <w:tr w:rsidR="00233730" w:rsidRPr="00233730" w:rsidDel="00E723AB" w14:paraId="36C65E28" w14:textId="7B62853C" w:rsidTr="00A558AD">
        <w:trPr>
          <w:trHeight w:val="300"/>
          <w:del w:id="541" w:author="Cardenal López, Carlos" w:date="2018-07-17T08:35:00Z"/>
        </w:trPr>
        <w:tc>
          <w:tcPr>
            <w:tcW w:w="1280" w:type="dxa"/>
            <w:noWrap/>
            <w:hideMark/>
          </w:tcPr>
          <w:p w14:paraId="27F57AA2" w14:textId="361408A4" w:rsidR="00233730" w:rsidRPr="00233730" w:rsidDel="00E723AB" w:rsidRDefault="00233730">
            <w:pPr>
              <w:pStyle w:val="OfertaArial10"/>
              <w:rPr>
                <w:del w:id="54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43" w:author="Cardenal López, Carlos" w:date="2018-07-17T08:37:00Z">
                <w:pPr>
                  <w:spacing w:after="0"/>
                </w:pPr>
              </w:pPrChange>
            </w:pPr>
            <w:del w:id="54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JAVASCRIPT</w:delText>
              </w:r>
            </w:del>
          </w:p>
        </w:tc>
        <w:tc>
          <w:tcPr>
            <w:tcW w:w="7787" w:type="dxa"/>
            <w:noWrap/>
            <w:hideMark/>
          </w:tcPr>
          <w:p w14:paraId="0F6E6834" w14:textId="3C01AD01" w:rsidR="00233730" w:rsidRPr="00233730" w:rsidDel="00E723AB" w:rsidRDefault="00233730">
            <w:pPr>
              <w:pStyle w:val="OfertaArial10"/>
              <w:rPr>
                <w:del w:id="54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46" w:author="Cardenal López, Carlos" w:date="2018-07-17T08:37:00Z">
                <w:pPr>
                  <w:spacing w:after="0"/>
                </w:pPr>
              </w:pPrChange>
            </w:pPr>
            <w:del w:id="54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Variables should be declared before they are used</w:delText>
              </w:r>
            </w:del>
          </w:p>
        </w:tc>
        <w:tc>
          <w:tcPr>
            <w:tcW w:w="1188" w:type="dxa"/>
            <w:noWrap/>
            <w:hideMark/>
          </w:tcPr>
          <w:p w14:paraId="19A05415" w14:textId="46E93351" w:rsidR="00233730" w:rsidRPr="00233730" w:rsidDel="00E723AB" w:rsidRDefault="00233730">
            <w:pPr>
              <w:pStyle w:val="OfertaArial10"/>
              <w:rPr>
                <w:del w:id="54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49" w:author="Cardenal López, Carlos" w:date="2018-07-17T08:37:00Z">
                <w:pPr>
                  <w:spacing w:after="0"/>
                  <w:jc w:val="right"/>
                </w:pPr>
              </w:pPrChange>
            </w:pPr>
            <w:del w:id="55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4</w:delText>
              </w:r>
            </w:del>
          </w:p>
        </w:tc>
      </w:tr>
      <w:tr w:rsidR="00233730" w:rsidRPr="00233730" w:rsidDel="00E723AB" w14:paraId="3D6AD5C7" w14:textId="7E080DE3" w:rsidTr="00A558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del w:id="551" w:author="Cardenal López, Carlos" w:date="2018-07-17T08:35:00Z"/>
        </w:trPr>
        <w:tc>
          <w:tcPr>
            <w:tcW w:w="1280" w:type="dxa"/>
            <w:noWrap/>
            <w:hideMark/>
          </w:tcPr>
          <w:p w14:paraId="7316E4AB" w14:textId="0E23FAEC" w:rsidR="00233730" w:rsidRPr="00233730" w:rsidDel="00E723AB" w:rsidRDefault="00233730">
            <w:pPr>
              <w:pStyle w:val="OfertaArial10"/>
              <w:rPr>
                <w:del w:id="55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53" w:author="Cardenal López, Carlos" w:date="2018-07-17T08:37:00Z">
                <w:pPr>
                  <w:spacing w:after="0"/>
                </w:pPr>
              </w:pPrChange>
            </w:pPr>
            <w:del w:id="55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787" w:type="dxa"/>
            <w:noWrap/>
            <w:hideMark/>
          </w:tcPr>
          <w:p w14:paraId="504F608B" w14:textId="4DEAFFE7" w:rsidR="00233730" w:rsidRPr="00233730" w:rsidDel="00E723AB" w:rsidRDefault="00233730">
            <w:pPr>
              <w:pStyle w:val="OfertaArial10"/>
              <w:rPr>
                <w:del w:id="55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56" w:author="Cardenal López, Carlos" w:date="2018-07-17T08:37:00Z">
                <w:pPr>
                  <w:spacing w:after="0"/>
                </w:pPr>
              </w:pPrChange>
            </w:pPr>
            <w:del w:id="55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Switch cases should end with an unconditional "break" statement</w:delText>
              </w:r>
            </w:del>
          </w:p>
        </w:tc>
        <w:tc>
          <w:tcPr>
            <w:tcW w:w="1188" w:type="dxa"/>
            <w:noWrap/>
            <w:hideMark/>
          </w:tcPr>
          <w:p w14:paraId="1037880B" w14:textId="71EBCC43" w:rsidR="00233730" w:rsidRPr="00233730" w:rsidDel="00E723AB" w:rsidRDefault="00233730">
            <w:pPr>
              <w:pStyle w:val="OfertaArial10"/>
              <w:rPr>
                <w:del w:id="55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59" w:author="Cardenal López, Carlos" w:date="2018-07-17T08:37:00Z">
                <w:pPr>
                  <w:spacing w:after="0"/>
                  <w:jc w:val="right"/>
                </w:pPr>
              </w:pPrChange>
            </w:pPr>
            <w:del w:id="56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2</w:delText>
              </w:r>
            </w:del>
          </w:p>
        </w:tc>
      </w:tr>
      <w:tr w:rsidR="00233730" w:rsidRPr="00233730" w:rsidDel="00E723AB" w14:paraId="0037EE7C" w14:textId="046AC354" w:rsidTr="00A558AD">
        <w:trPr>
          <w:trHeight w:val="300"/>
          <w:del w:id="561" w:author="Cardenal López, Carlos" w:date="2018-07-17T08:35:00Z"/>
        </w:trPr>
        <w:tc>
          <w:tcPr>
            <w:tcW w:w="1280" w:type="dxa"/>
            <w:noWrap/>
            <w:hideMark/>
          </w:tcPr>
          <w:p w14:paraId="46980D95" w14:textId="0EEC18CD" w:rsidR="00233730" w:rsidRPr="00233730" w:rsidDel="00E723AB" w:rsidRDefault="00233730">
            <w:pPr>
              <w:pStyle w:val="OfertaArial10"/>
              <w:rPr>
                <w:del w:id="562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63" w:author="Cardenal López, Carlos" w:date="2018-07-17T08:37:00Z">
                <w:pPr>
                  <w:spacing w:after="0"/>
                </w:pPr>
              </w:pPrChange>
            </w:pPr>
            <w:del w:id="564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JAVA</w:delText>
              </w:r>
            </w:del>
          </w:p>
        </w:tc>
        <w:tc>
          <w:tcPr>
            <w:tcW w:w="7787" w:type="dxa"/>
            <w:noWrap/>
            <w:hideMark/>
          </w:tcPr>
          <w:p w14:paraId="524DE23F" w14:textId="5B87F513" w:rsidR="00233730" w:rsidRPr="00233730" w:rsidDel="00E723AB" w:rsidRDefault="00233730">
            <w:pPr>
              <w:pStyle w:val="OfertaArial10"/>
              <w:rPr>
                <w:del w:id="565" w:author="Cardenal López, Carlos" w:date="2018-07-17T08:35:00Z"/>
                <w:rFonts w:ascii="Calibri" w:hAnsi="Calibri"/>
                <w:color w:val="000000"/>
                <w:szCs w:val="22"/>
                <w:lang w:val="en-US" w:eastAsia="es-ES_tradnl"/>
              </w:rPr>
              <w:pPrChange w:id="566" w:author="Cardenal López, Carlos" w:date="2018-07-17T08:37:00Z">
                <w:pPr>
                  <w:spacing w:after="0"/>
                </w:pPr>
              </w:pPrChange>
            </w:pPr>
            <w:del w:id="567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val="en-US" w:eastAsia="es-ES_tradnl"/>
                </w:rPr>
                <w:delText>clone should not be overridden</w:delText>
              </w:r>
            </w:del>
          </w:p>
        </w:tc>
        <w:tc>
          <w:tcPr>
            <w:tcW w:w="1188" w:type="dxa"/>
            <w:noWrap/>
            <w:hideMark/>
          </w:tcPr>
          <w:p w14:paraId="10ED71EB" w14:textId="4DE9262F" w:rsidR="00233730" w:rsidRPr="00233730" w:rsidDel="00E723AB" w:rsidRDefault="00233730">
            <w:pPr>
              <w:pStyle w:val="OfertaArial10"/>
              <w:rPr>
                <w:del w:id="568" w:author="Cardenal López, Carlos" w:date="2018-07-17T08:35:00Z"/>
                <w:rFonts w:ascii="Calibri" w:hAnsi="Calibri"/>
                <w:color w:val="000000"/>
                <w:szCs w:val="22"/>
                <w:lang w:eastAsia="es-ES_tradnl"/>
              </w:rPr>
              <w:pPrChange w:id="569" w:author="Cardenal López, Carlos" w:date="2018-07-17T08:37:00Z">
                <w:pPr>
                  <w:spacing w:after="0"/>
                  <w:jc w:val="right"/>
                </w:pPr>
              </w:pPrChange>
            </w:pPr>
            <w:del w:id="570" w:author="Cardenal López, Carlos" w:date="2018-07-17T08:35:00Z">
              <w:r w:rsidRPr="00233730" w:rsidDel="00E723AB">
                <w:rPr>
                  <w:rFonts w:ascii="Calibri" w:hAnsi="Calibri"/>
                  <w:color w:val="000000"/>
                  <w:szCs w:val="22"/>
                  <w:lang w:eastAsia="es-ES_tradnl"/>
                </w:rPr>
                <w:delText>1</w:delText>
              </w:r>
            </w:del>
          </w:p>
        </w:tc>
      </w:tr>
    </w:tbl>
    <w:p w14:paraId="2827BBBF" w14:textId="77777777" w:rsidR="00503DC0" w:rsidRDefault="00503DC0" w:rsidP="00A558AD">
      <w:pPr>
        <w:pStyle w:val="OfertaArial10"/>
        <w:jc w:val="center"/>
        <w:rPr>
          <w:noProof/>
        </w:rPr>
      </w:pPr>
    </w:p>
    <w:p w14:paraId="7DAEA0AB" w14:textId="77777777" w:rsidR="00503DC0" w:rsidRDefault="00503DC0" w:rsidP="00A558AD">
      <w:pPr>
        <w:pStyle w:val="OfertaArial10"/>
        <w:jc w:val="center"/>
        <w:rPr>
          <w:noProof/>
        </w:rPr>
      </w:pPr>
    </w:p>
    <w:p w14:paraId="1643737C" w14:textId="175A48FC" w:rsidR="00233730" w:rsidRDefault="00A95903" w:rsidP="00A558AD">
      <w:pPr>
        <w:pStyle w:val="OfertaArial10"/>
        <w:jc w:val="center"/>
        <w:rPr>
          <w:noProof/>
        </w:rPr>
      </w:pPr>
      <w:r>
        <w:rPr>
          <w:noProof/>
        </w:rPr>
        <w:t>&lt;Pie chart&gt;</w:t>
      </w:r>
    </w:p>
    <w:p w14:paraId="2CDDF02E" w14:textId="77777777" w:rsidR="00503DC0" w:rsidRDefault="00503DC0" w:rsidP="00A558AD">
      <w:pPr>
        <w:pStyle w:val="OfertaArial10"/>
        <w:jc w:val="center"/>
        <w:rPr>
          <w:lang w:val="es-ES"/>
        </w:rPr>
      </w:pPr>
    </w:p>
    <w:p w14:paraId="03720EB8" w14:textId="77777777" w:rsidR="00503DC0" w:rsidRDefault="00503DC0" w:rsidP="00A558AD">
      <w:pPr>
        <w:pStyle w:val="OfertaArial10"/>
        <w:jc w:val="center"/>
        <w:rPr>
          <w:lang w:val="es-ES"/>
        </w:rPr>
      </w:pPr>
    </w:p>
    <w:p w14:paraId="1CE0A03F" w14:textId="5953EB2D" w:rsidR="00A95903" w:rsidRPr="00322AD6" w:rsidDel="00E723AB" w:rsidRDefault="00A95903" w:rsidP="00A558AD">
      <w:pPr>
        <w:pStyle w:val="OfertaArial10"/>
        <w:jc w:val="center"/>
        <w:rPr>
          <w:del w:id="571" w:author="Cardenal López, Carlos" w:date="2018-07-17T08:35:00Z"/>
          <w:lang w:val="es-ES"/>
        </w:rPr>
      </w:pPr>
      <w:r>
        <w:rPr>
          <w:lang w:val="es-ES"/>
        </w:rPr>
        <w:t>&lt;Column datatable chart&gt;</w:t>
      </w:r>
    </w:p>
    <w:p w14:paraId="333FCF19" w14:textId="1F6B16A3" w:rsidR="008C53C1" w:rsidRPr="00D844C8" w:rsidDel="00B60426" w:rsidRDefault="00EF61A4">
      <w:pPr>
        <w:pStyle w:val="OfertaArial10"/>
        <w:jc w:val="center"/>
        <w:rPr>
          <w:del w:id="572" w:author="Cardenal López, Carlos" w:date="2018-07-16T13:44:00Z"/>
        </w:rPr>
        <w:pPrChange w:id="573" w:author="Cardenal López, Carlos" w:date="2018-07-17T08:37:00Z">
          <w:pPr>
            <w:pStyle w:val="Heading1"/>
            <w:keepNext w:val="0"/>
            <w:pageBreakBefore/>
            <w:numPr>
              <w:numId w:val="58"/>
            </w:numPr>
            <w:tabs>
              <w:tab w:val="clear" w:pos="432"/>
            </w:tabs>
            <w:spacing w:before="120" w:after="360"/>
            <w:ind w:left="851" w:hanging="851"/>
          </w:pPr>
        </w:pPrChange>
      </w:pPr>
      <w:del w:id="574" w:author="Cardenal López, Carlos" w:date="2018-07-16T13:43:00Z">
        <w:r w:rsidRPr="00D844C8" w:rsidDel="00B60426">
          <w:delText>Tendencias y datos históricos</w:delText>
        </w:r>
      </w:del>
      <w:del w:id="575" w:author="Cardenal López, Carlos" w:date="2018-07-16T13:44:00Z">
        <w:r w:rsidR="00B307F3" w:rsidRPr="00D844C8" w:rsidDel="00B60426">
          <w:br w:type="textWrapping" w:clear="all"/>
        </w:r>
        <w:bookmarkStart w:id="576" w:name="_Toc519512651"/>
        <w:bookmarkStart w:id="577" w:name="_Toc519577587"/>
        <w:bookmarkStart w:id="578" w:name="_Toc519578211"/>
        <w:bookmarkEnd w:id="576"/>
        <w:bookmarkEnd w:id="577"/>
        <w:bookmarkEnd w:id="578"/>
      </w:del>
    </w:p>
    <w:p w14:paraId="598D189A" w14:textId="64F8B49C" w:rsidR="00EF61A4" w:rsidRPr="00211A95" w:rsidDel="00B60426" w:rsidRDefault="00EF61A4">
      <w:pPr>
        <w:pStyle w:val="OfertaArial10"/>
        <w:jc w:val="center"/>
        <w:rPr>
          <w:del w:id="579" w:author="Cardenal López, Carlos" w:date="2018-07-16T13:45:00Z"/>
        </w:rPr>
        <w:pPrChange w:id="580" w:author="Cardenal López, Carlos" w:date="2018-07-17T08:37:00Z">
          <w:pPr/>
        </w:pPrChange>
      </w:pPr>
      <w:del w:id="581" w:author="Cardenal López, Carlos" w:date="2018-07-16T13:45:00Z">
        <w:r w:rsidRPr="00211A95" w:rsidDel="00B60426">
          <w:delText>No aplica debido a que es el primer análisis realizado de DOCELWEB</w:delText>
        </w:r>
        <w:r w:rsidR="00FD68F8" w:rsidRPr="00211A95" w:rsidDel="00B60426">
          <w:delText xml:space="preserve"> y no existen datos suficientes para realizar la comparativa</w:delText>
        </w:r>
        <w:r w:rsidRPr="00211A95" w:rsidDel="00B60426">
          <w:delText>.</w:delText>
        </w:r>
        <w:r w:rsidR="00E82A02" w:rsidRPr="00211A95" w:rsidDel="00B60426">
          <w:delText xml:space="preserve"> En esta sección se realizará un análisis de la evolución de las métricas más destacadas y una valoración de la calidad a nivel histórico</w:delText>
        </w:r>
        <w:r w:rsidR="00FD68F8" w:rsidRPr="00211A95" w:rsidDel="00B60426">
          <w:delText>, hitos planteados e hitos conseguidos, etc</w:delText>
        </w:r>
        <w:r w:rsidR="00E82A02" w:rsidRPr="00211A95" w:rsidDel="00B60426">
          <w:delText>.</w:delText>
        </w:r>
        <w:bookmarkStart w:id="582" w:name="_Toc519512652"/>
        <w:bookmarkStart w:id="583" w:name="_Toc519577588"/>
        <w:bookmarkStart w:id="584" w:name="_Toc519578212"/>
        <w:bookmarkEnd w:id="582"/>
        <w:bookmarkEnd w:id="583"/>
        <w:bookmarkEnd w:id="584"/>
      </w:del>
    </w:p>
    <w:p w14:paraId="6E6DC3A5" w14:textId="46415A39" w:rsidR="00E82A02" w:rsidRPr="00211A95" w:rsidDel="00D844C8" w:rsidRDefault="00E82A02">
      <w:pPr>
        <w:pStyle w:val="OfertaArial10"/>
        <w:jc w:val="center"/>
        <w:rPr>
          <w:del w:id="585" w:author="Cardenal López, Carlos" w:date="2018-07-16T13:52:00Z"/>
        </w:rPr>
        <w:pPrChange w:id="586" w:author="Cardenal López, Carlos" w:date="2018-07-17T08:37:00Z">
          <w:pPr/>
        </w:pPrChange>
      </w:pPr>
      <w:bookmarkStart w:id="587" w:name="_Toc519512653"/>
      <w:bookmarkStart w:id="588" w:name="_Toc519577589"/>
      <w:bookmarkStart w:id="589" w:name="_Toc519578213"/>
      <w:bookmarkEnd w:id="587"/>
      <w:bookmarkEnd w:id="588"/>
      <w:bookmarkEnd w:id="589"/>
    </w:p>
    <w:p w14:paraId="64266091" w14:textId="46484AAE" w:rsidR="00167689" w:rsidRPr="00167689" w:rsidDel="00167689" w:rsidRDefault="00FD68F8">
      <w:pPr>
        <w:pStyle w:val="OfertaArial10"/>
        <w:jc w:val="center"/>
        <w:rPr>
          <w:del w:id="590" w:author="Cardenal López, Carlos" w:date="2018-07-16T13:07:00Z"/>
          <w:iCs/>
          <w:sz w:val="28"/>
          <w:szCs w:val="28"/>
          <w:lang w:val="es-ES"/>
          <w:rPrChange w:id="591" w:author="Cardenal López, Carlos" w:date="2018-07-16T13:07:00Z">
            <w:rPr>
              <w:del w:id="592" w:author="Cardenal López, Carlos" w:date="2018-07-16T13:07:00Z"/>
              <w:rFonts w:ascii="Verdana" w:hAnsi="Verdana"/>
              <w:color w:val="1F497D" w:themeColor="text2"/>
              <w:lang w:val="es-ES"/>
            </w:rPr>
          </w:rPrChange>
        </w:rPr>
        <w:pPrChange w:id="593" w:author="Cardenal López, Carlos" w:date="2018-07-17T08:37:00Z">
          <w:pPr>
            <w:pStyle w:val="Heading1"/>
            <w:keepNext w:val="0"/>
            <w:pageBreakBefore/>
            <w:numPr>
              <w:numId w:val="58"/>
            </w:numPr>
            <w:tabs>
              <w:tab w:val="clear" w:pos="432"/>
            </w:tabs>
            <w:spacing w:before="120" w:after="360"/>
            <w:ind w:left="851" w:hanging="851"/>
          </w:pPr>
        </w:pPrChange>
      </w:pPr>
      <w:bookmarkStart w:id="594" w:name="_Toc519578214"/>
      <w:del w:id="595" w:author="Cardenal López, Carlos" w:date="2018-07-17T08:35:00Z">
        <w:r w:rsidRPr="00D844C8" w:rsidDel="00E723AB">
          <w:rPr>
            <w:rFonts w:ascii="Arial Bold" w:hAnsi="Arial Bold"/>
            <w:color w:val="003366"/>
            <w:lang w:val="en-US"/>
            <w:rPrChange w:id="596" w:author="Cardenal López, Carlos" w:date="2018-07-16T13:52:00Z">
              <w:rPr>
                <w:rFonts w:ascii="Verdana" w:hAnsi="Verdana"/>
                <w:b w:val="0"/>
                <w:bCs w:val="0"/>
                <w:smallCaps w:val="0"/>
                <w:color w:val="1F497D" w:themeColor="text2"/>
                <w:lang w:val="es-ES"/>
              </w:rPr>
            </w:rPrChange>
          </w:rPr>
          <w:delText>Análisis de la aplicación</w:delText>
        </w:r>
      </w:del>
      <w:bookmarkEnd w:id="594"/>
    </w:p>
    <w:p w14:paraId="2945D3B1" w14:textId="7231ACE2" w:rsidR="00167689" w:rsidRPr="006F601C" w:rsidDel="00E723AB" w:rsidRDefault="00FD68F8" w:rsidP="00A558AD">
      <w:pPr>
        <w:pStyle w:val="OfertaArial10"/>
        <w:jc w:val="center"/>
        <w:rPr>
          <w:del w:id="597" w:author="Cardenal López, Carlos" w:date="2018-07-17T08:35:00Z"/>
          <w:b/>
          <w:bCs/>
          <w:iCs/>
          <w:sz w:val="28"/>
          <w:szCs w:val="28"/>
          <w:lang w:val="es-ES"/>
          <w:rPrChange w:id="598" w:author="Cardenal López, Carlos" w:date="2018-07-16T13:09:00Z">
            <w:rPr>
              <w:del w:id="599" w:author="Cardenal López, Carlos" w:date="2018-07-17T08:35:00Z"/>
              <w:lang w:val="es-ES"/>
            </w:rPr>
          </w:rPrChange>
        </w:rPr>
      </w:pPr>
      <w:del w:id="600" w:author="Cardenal López, Carlos" w:date="2018-07-17T08:35:00Z">
        <w:r w:rsidRPr="00211A95" w:rsidDel="00E723AB">
          <w:rPr>
            <w:lang w:val="es-ES"/>
          </w:rPr>
          <w:delText>Después de someter la aplicaci</w:delText>
        </w:r>
        <w:r w:rsidR="00211A95" w:rsidRPr="00211A95" w:rsidDel="00E723AB">
          <w:rPr>
            <w:lang w:val="es-ES"/>
          </w:rPr>
          <w:delText xml:space="preserve">ón DOCELWEB a un análisis más detallado y teniendo en cuenta que este informe, por ser el primero, tiene como objetivo </w:delText>
        </w:r>
        <w:r w:rsidR="00211A95" w:rsidDel="00E723AB">
          <w:rPr>
            <w:lang w:val="es-ES"/>
          </w:rPr>
          <w:delText>presentar</w:delText>
        </w:r>
        <w:r w:rsidR="00211A95" w:rsidRPr="00211A95" w:rsidDel="00E723AB">
          <w:rPr>
            <w:lang w:val="es-ES"/>
          </w:rPr>
          <w:delText xml:space="preserve"> una primera radiografía de la aplicación y establecer un punto de partida sobre el que comenzar a trabajar en la </w:delText>
        </w:r>
        <w:r w:rsidR="00211A95" w:rsidDel="00E723AB">
          <w:rPr>
            <w:lang w:val="es-ES"/>
          </w:rPr>
          <w:delText xml:space="preserve">mejora de la </w:delText>
        </w:r>
        <w:r w:rsidR="00211A95" w:rsidRPr="00211A95" w:rsidDel="00E723AB">
          <w:rPr>
            <w:lang w:val="es-ES"/>
          </w:rPr>
          <w:delText>calidad del código</w:delText>
        </w:r>
        <w:r w:rsidR="00211A95" w:rsidDel="00E723AB">
          <w:rPr>
            <w:lang w:val="es-ES"/>
          </w:rPr>
          <w:delText xml:space="preserve"> fuente</w:delText>
        </w:r>
        <w:r w:rsidR="00211A95" w:rsidRPr="00211A95" w:rsidDel="00E723AB">
          <w:rPr>
            <w:lang w:val="es-ES"/>
          </w:rPr>
          <w:delText>, se exponen las siguientes conclusiones.</w:delText>
        </w:r>
      </w:del>
    </w:p>
    <w:p w14:paraId="2F083595" w14:textId="22C33E9B" w:rsidR="005915B9" w:rsidDel="00E723AB" w:rsidRDefault="00F16374" w:rsidP="00A558AD">
      <w:pPr>
        <w:pStyle w:val="OfertaArial10"/>
        <w:jc w:val="center"/>
        <w:rPr>
          <w:del w:id="601" w:author="Cardenal López, Carlos" w:date="2018-07-17T08:35:00Z"/>
          <w:lang w:val="es-ES"/>
        </w:rPr>
      </w:pPr>
      <w:commentRangeStart w:id="602"/>
      <w:del w:id="603" w:author="Cardenal López, Carlos" w:date="2018-07-17T08:35:00Z">
        <w:r w:rsidDel="00E723AB">
          <w:rPr>
            <w:lang w:val="es-ES"/>
          </w:rPr>
          <w:delText xml:space="preserve">La mayor </w:delText>
        </w:r>
        <w:commentRangeEnd w:id="602"/>
        <w:r w:rsidR="005542B0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602"/>
        </w:r>
        <w:r w:rsidDel="00E723AB">
          <w:rPr>
            <w:lang w:val="es-ES"/>
          </w:rPr>
          <w:delText>parte de los prob</w:delText>
        </w:r>
        <w:r w:rsidR="00C65C5E" w:rsidDel="00E723AB">
          <w:rPr>
            <w:lang w:val="es-ES"/>
          </w:rPr>
          <w:delText xml:space="preserve">lemas de seguridad surgen debido a la regla </w:delText>
        </w:r>
        <w:r w:rsidR="00C65C5E" w:rsidRPr="00C65C5E" w:rsidDel="00E723AB">
          <w:rPr>
            <w:i/>
            <w:lang w:val="es-ES"/>
          </w:rPr>
          <w:delText>Disable external entity (XXE) processing.</w:delText>
        </w:r>
        <w:r w:rsidR="00B63258" w:rsidDel="00E723AB">
          <w:rPr>
            <w:lang w:val="es-ES"/>
          </w:rPr>
          <w:delText xml:space="preserve"> Este tipo de </w:delText>
        </w:r>
        <w:commentRangeStart w:id="604"/>
        <w:r w:rsidR="00B63258" w:rsidDel="00E723AB">
          <w:rPr>
            <w:lang w:val="es-ES"/>
          </w:rPr>
          <w:delText>fallos</w:delText>
        </w:r>
        <w:commentRangeEnd w:id="604"/>
        <w:r w:rsidR="005542B0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604"/>
        </w:r>
        <w:r w:rsidR="00B63258" w:rsidDel="00E723AB">
          <w:rPr>
            <w:lang w:val="es-ES"/>
          </w:rPr>
          <w:delText xml:space="preserve"> puede dar lugar a ataques de tipo </w:delText>
        </w:r>
        <w:r w:rsidR="00B63258" w:rsidDel="00E723AB">
          <w:rPr>
            <w:i/>
            <w:lang w:val="es-ES"/>
          </w:rPr>
          <w:delText>XML Inje</w:delText>
        </w:r>
        <w:r w:rsidR="00B63258" w:rsidRPr="00B63258" w:rsidDel="00E723AB">
          <w:rPr>
            <w:i/>
            <w:lang w:val="es-ES"/>
          </w:rPr>
          <w:delText>ction</w:delText>
        </w:r>
        <w:r w:rsidR="00B63258" w:rsidDel="00E723AB">
          <w:rPr>
            <w:lang w:val="es-ES"/>
          </w:rPr>
          <w:delText xml:space="preserve">. Estos ataques se basan en la inclusión de referencias externas en ficheros XML que van a ser procesados por la aplicación. </w:delText>
        </w:r>
        <w:r w:rsidR="005915B9" w:rsidDel="00E723AB">
          <w:rPr>
            <w:lang w:val="es-ES"/>
          </w:rPr>
          <w:delText xml:space="preserve">Este tipo de vulnerabilidad puede dejar expuesto el sistema a ejecución remota de comandos. Un ejemplo de </w:delText>
        </w:r>
        <w:r w:rsidR="002C6388" w:rsidDel="00E723AB">
          <w:rPr>
            <w:lang w:val="es-ES"/>
          </w:rPr>
          <w:delText>cómo</w:delText>
        </w:r>
        <w:r w:rsidR="005915B9" w:rsidDel="00E723AB">
          <w:rPr>
            <w:lang w:val="es-ES"/>
          </w:rPr>
          <w:delText xml:space="preserve"> se lleva a cabo este tipo de ataques es el siguiente:</w:delText>
        </w:r>
      </w:del>
    </w:p>
    <w:p w14:paraId="6A4F4662" w14:textId="01911F81" w:rsidR="00D727C2" w:rsidRPr="008E5647" w:rsidDel="00E723AB" w:rsidRDefault="00D727C2">
      <w:pPr>
        <w:pStyle w:val="OfertaArial10"/>
        <w:jc w:val="center"/>
        <w:rPr>
          <w:del w:id="605" w:author="Cardenal López, Carlos" w:date="2018-07-17T08:35:00Z"/>
          <w:rFonts w:ascii="Courier New" w:hAnsi="Courier New" w:cs="Courier New"/>
          <w:color w:val="000000"/>
          <w:sz w:val="21"/>
          <w:szCs w:val="21"/>
          <w:lang w:val="en-US" w:eastAsia="es-ES"/>
        </w:rPr>
        <w:pPrChange w:id="606" w:author="Cardenal López, Carlos" w:date="2018-07-17T08:37:00Z">
          <w:pPr>
            <w:pBdr>
              <w:top w:val="single" w:sz="6" w:space="12" w:color="DDDDDD"/>
              <w:left w:val="single" w:sz="6" w:space="12" w:color="DDDDDD"/>
              <w:bottom w:val="single" w:sz="6" w:space="12" w:color="DDDDDD"/>
              <w:right w:val="single" w:sz="6" w:space="12" w:color="DDDDDD"/>
            </w:pBdr>
            <w:shd w:val="clear" w:color="auto" w:fill="F9F9F9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12" w:lineRule="atLeast"/>
          </w:pPr>
        </w:pPrChange>
      </w:pPr>
      <w:del w:id="607" w:author="Cardenal López, Carlos" w:date="2018-07-17T08:35:00Z">
        <w:r w:rsidRPr="008E5647" w:rsidDel="00E723AB">
          <w:rPr>
            <w:rFonts w:ascii="Courier New" w:hAnsi="Courier New" w:cs="Courier New"/>
            <w:b/>
            <w:bCs/>
            <w:color w:val="000000"/>
            <w:sz w:val="21"/>
            <w:szCs w:val="21"/>
            <w:lang w:val="en-US" w:eastAsia="es-ES"/>
          </w:rPr>
          <w:delText>&lt;?xml version="1.0" encoding="ISO-8859-1"?&gt;</w:delText>
        </w:r>
      </w:del>
    </w:p>
    <w:p w14:paraId="7E4C19AE" w14:textId="35260CC6" w:rsidR="00D727C2" w:rsidRPr="008E5647" w:rsidDel="00E723AB" w:rsidRDefault="00D727C2">
      <w:pPr>
        <w:pStyle w:val="OfertaArial10"/>
        <w:jc w:val="center"/>
        <w:rPr>
          <w:del w:id="608" w:author="Cardenal López, Carlos" w:date="2018-07-17T08:35:00Z"/>
          <w:rFonts w:ascii="Courier New" w:hAnsi="Courier New" w:cs="Courier New"/>
          <w:color w:val="000000"/>
          <w:sz w:val="21"/>
          <w:szCs w:val="21"/>
          <w:lang w:val="en-US" w:eastAsia="es-ES"/>
        </w:rPr>
        <w:pPrChange w:id="609" w:author="Cardenal López, Carlos" w:date="2018-07-17T08:37:00Z">
          <w:pPr>
            <w:pBdr>
              <w:top w:val="single" w:sz="6" w:space="12" w:color="DDDDDD"/>
              <w:left w:val="single" w:sz="6" w:space="12" w:color="DDDDDD"/>
              <w:bottom w:val="single" w:sz="6" w:space="12" w:color="DDDDDD"/>
              <w:right w:val="single" w:sz="6" w:space="12" w:color="DDDDDD"/>
            </w:pBdr>
            <w:shd w:val="clear" w:color="auto" w:fill="F9F9F9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12" w:lineRule="atLeast"/>
          </w:pPr>
        </w:pPrChange>
      </w:pPr>
      <w:del w:id="610" w:author="Cardenal López, Carlos" w:date="2018-07-17T08:35:00Z">
        <w:r w:rsidRPr="008E5647" w:rsidDel="00E723AB">
          <w:rPr>
            <w:rFonts w:ascii="Courier New" w:hAnsi="Courier New" w:cs="Courier New"/>
            <w:color w:val="000000"/>
            <w:sz w:val="21"/>
            <w:szCs w:val="21"/>
            <w:lang w:val="en-US" w:eastAsia="es-ES"/>
          </w:rPr>
          <w:delText xml:space="preserve"> &lt;!DOCTYPE foo [  </w:delText>
        </w:r>
      </w:del>
    </w:p>
    <w:p w14:paraId="4882209F" w14:textId="0D10AB85" w:rsidR="00D727C2" w:rsidRPr="008E5647" w:rsidDel="00E723AB" w:rsidRDefault="00D727C2">
      <w:pPr>
        <w:pStyle w:val="OfertaArial10"/>
        <w:jc w:val="center"/>
        <w:rPr>
          <w:del w:id="611" w:author="Cardenal López, Carlos" w:date="2018-07-17T08:35:00Z"/>
          <w:rFonts w:ascii="Courier New" w:hAnsi="Courier New" w:cs="Courier New"/>
          <w:color w:val="000000"/>
          <w:sz w:val="21"/>
          <w:szCs w:val="21"/>
          <w:lang w:val="en-US" w:eastAsia="es-ES"/>
        </w:rPr>
        <w:pPrChange w:id="612" w:author="Cardenal López, Carlos" w:date="2018-07-17T08:37:00Z">
          <w:pPr>
            <w:pBdr>
              <w:top w:val="single" w:sz="6" w:space="12" w:color="DDDDDD"/>
              <w:left w:val="single" w:sz="6" w:space="12" w:color="DDDDDD"/>
              <w:bottom w:val="single" w:sz="6" w:space="12" w:color="DDDDDD"/>
              <w:right w:val="single" w:sz="6" w:space="12" w:color="DDDDDD"/>
            </w:pBdr>
            <w:shd w:val="clear" w:color="auto" w:fill="F9F9F9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12" w:lineRule="atLeast"/>
          </w:pPr>
        </w:pPrChange>
      </w:pPr>
      <w:del w:id="613" w:author="Cardenal López, Carlos" w:date="2018-07-17T08:35:00Z">
        <w:r w:rsidRPr="008E5647" w:rsidDel="00E723AB">
          <w:rPr>
            <w:rFonts w:ascii="Courier New" w:hAnsi="Courier New" w:cs="Courier New"/>
            <w:color w:val="000000"/>
            <w:sz w:val="21"/>
            <w:szCs w:val="21"/>
            <w:lang w:val="en-US" w:eastAsia="es-ES"/>
          </w:rPr>
          <w:delText xml:space="preserve">   &lt;!ELEMENT foo ANY &gt;</w:delText>
        </w:r>
      </w:del>
    </w:p>
    <w:p w14:paraId="798EBE39" w14:textId="1D6C994D" w:rsidR="00D727C2" w:rsidRPr="008E5647" w:rsidDel="00E723AB" w:rsidRDefault="00D727C2">
      <w:pPr>
        <w:pStyle w:val="OfertaArial10"/>
        <w:jc w:val="center"/>
        <w:rPr>
          <w:del w:id="614" w:author="Cardenal López, Carlos" w:date="2018-07-17T08:35:00Z"/>
          <w:rFonts w:ascii="Courier New" w:hAnsi="Courier New" w:cs="Courier New"/>
          <w:color w:val="000000"/>
          <w:sz w:val="21"/>
          <w:szCs w:val="21"/>
          <w:lang w:val="en-US" w:eastAsia="es-ES"/>
        </w:rPr>
        <w:pPrChange w:id="615" w:author="Cardenal López, Carlos" w:date="2018-07-17T08:37:00Z">
          <w:pPr>
            <w:pBdr>
              <w:top w:val="single" w:sz="6" w:space="12" w:color="DDDDDD"/>
              <w:left w:val="single" w:sz="6" w:space="12" w:color="DDDDDD"/>
              <w:bottom w:val="single" w:sz="6" w:space="12" w:color="DDDDDD"/>
              <w:right w:val="single" w:sz="6" w:space="12" w:color="DDDDDD"/>
            </w:pBdr>
            <w:shd w:val="clear" w:color="auto" w:fill="F9F9F9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12" w:lineRule="atLeast"/>
          </w:pPr>
        </w:pPrChange>
      </w:pPr>
      <w:del w:id="616" w:author="Cardenal López, Carlos" w:date="2018-07-17T08:35:00Z">
        <w:r w:rsidRPr="008E5647" w:rsidDel="00E723AB">
          <w:rPr>
            <w:rFonts w:ascii="Courier New" w:hAnsi="Courier New" w:cs="Courier New"/>
            <w:color w:val="000000"/>
            <w:sz w:val="21"/>
            <w:szCs w:val="21"/>
            <w:lang w:val="en-US" w:eastAsia="es-ES"/>
          </w:rPr>
          <w:delText xml:space="preserve">   &lt;!ENTITY xxe SYSTEM </w:delText>
        </w:r>
        <w:r w:rsidRPr="008E5647" w:rsidDel="00E723AB">
          <w:rPr>
            <w:rFonts w:ascii="Courier New" w:hAnsi="Courier New" w:cs="Courier New"/>
            <w:color w:val="000000"/>
            <w:sz w:val="21"/>
            <w:szCs w:val="21"/>
            <w:highlight w:val="yellow"/>
            <w:lang w:val="en-US" w:eastAsia="es-ES"/>
          </w:rPr>
          <w:delText>"file:///etc/passwd"</w:delText>
        </w:r>
        <w:r w:rsidRPr="008E5647" w:rsidDel="00E723AB">
          <w:rPr>
            <w:rFonts w:ascii="Courier New" w:hAnsi="Courier New" w:cs="Courier New"/>
            <w:color w:val="000000"/>
            <w:sz w:val="21"/>
            <w:szCs w:val="21"/>
            <w:lang w:val="en-US" w:eastAsia="es-ES"/>
          </w:rPr>
          <w:delText xml:space="preserve"> &gt;]&gt;&lt;foo&gt;&amp;xxe;&lt;/foo&gt;</w:delText>
        </w:r>
      </w:del>
    </w:p>
    <w:p w14:paraId="111A0F1E" w14:textId="3FEA6BBF" w:rsidR="002C6388" w:rsidDel="00E723AB" w:rsidRDefault="00D727C2" w:rsidP="00A558AD">
      <w:pPr>
        <w:pStyle w:val="OfertaArial10"/>
        <w:jc w:val="center"/>
        <w:rPr>
          <w:del w:id="617" w:author="Cardenal López, Carlos" w:date="2018-07-17T08:35:00Z"/>
          <w:lang w:val="es-ES"/>
        </w:rPr>
      </w:pPr>
      <w:del w:id="618" w:author="Cardenal López, Carlos" w:date="2018-07-17T08:35:00Z">
        <w:r w:rsidDel="00E723AB">
          <w:rPr>
            <w:lang w:val="es-ES"/>
          </w:rPr>
          <w:delText>Para evitar este tipo de ataques, debemos desactiva</w:delText>
        </w:r>
        <w:r w:rsidR="00F14F89" w:rsidDel="00E723AB">
          <w:rPr>
            <w:lang w:val="es-ES"/>
          </w:rPr>
          <w:delText>r la posibilidad de referenciar entidades externas desde archivos XML siempre que sea posible. A continuación, para complementar y extender la documentación aportada por Sonarqube (</w:delText>
        </w:r>
        <w:r w:rsidR="00792911" w:rsidDel="00E723AB">
          <w:fldChar w:fldCharType="begin"/>
        </w:r>
        <w:r w:rsidR="00792911" w:rsidDel="00E723AB">
          <w:delInstrText xml:space="preserve"> HYPERLINK "http://srv-analiza/sonar/coding_rules?languages=java&amp;open=squid%3AS2755&amp;severities=BLOCKER&amp;types=VULNERABILITY" </w:delInstrText>
        </w:r>
        <w:r w:rsidR="00792911" w:rsidDel="00E723AB">
          <w:fldChar w:fldCharType="separate"/>
        </w:r>
        <w:r w:rsidR="00F14F89" w:rsidDel="00E723AB">
          <w:rPr>
            <w:rStyle w:val="Hyperlink"/>
            <w:lang w:val="es-ES"/>
          </w:rPr>
          <w:delText>aquí</w:delText>
        </w:r>
        <w:r w:rsidR="00792911" w:rsidDel="00E723AB">
          <w:rPr>
            <w:rStyle w:val="Hyperlink"/>
            <w:lang w:val="es-ES"/>
          </w:rPr>
          <w:fldChar w:fldCharType="end"/>
        </w:r>
        <w:r w:rsidR="00F14F89" w:rsidDel="00E723AB">
          <w:rPr>
            <w:lang w:val="es-ES"/>
          </w:rPr>
          <w:delText xml:space="preserve">), </w:delText>
        </w:r>
        <w:r w:rsidR="00AA2584" w:rsidDel="00E723AB">
          <w:rPr>
            <w:lang w:val="es-ES"/>
          </w:rPr>
          <w:delText>se añaden referencia a documentación aportada por OWASP sobre este tipo de vulnerabilidades.</w:delText>
        </w:r>
      </w:del>
    </w:p>
    <w:p w14:paraId="1EAD303B" w14:textId="3A99C02E" w:rsidR="00AA2584" w:rsidRPr="005542B0" w:rsidDel="00E723AB" w:rsidRDefault="00792911" w:rsidP="00A558AD">
      <w:pPr>
        <w:pStyle w:val="OfertaArial10"/>
        <w:jc w:val="center"/>
        <w:rPr>
          <w:del w:id="619" w:author="Cardenal López, Carlos" w:date="2018-07-17T08:35:00Z"/>
          <w:lang w:val="en-US"/>
        </w:rPr>
      </w:pPr>
      <w:del w:id="620" w:author="Cardenal López, Carlos" w:date="2018-07-17T08:35:00Z">
        <w:r w:rsidDel="00E723AB">
          <w:fldChar w:fldCharType="begin"/>
        </w:r>
        <w:r w:rsidDel="00E723AB">
          <w:delInstrText xml:space="preserve"> HYPERLINK "https://www.owasp.org/index.php/XML_External_Entity_(XXE)_Processing" </w:delInstrText>
        </w:r>
        <w:r w:rsidDel="00E723AB">
          <w:fldChar w:fldCharType="separate"/>
        </w:r>
        <w:r w:rsidR="00AA2584" w:rsidRPr="005542B0" w:rsidDel="00E723AB">
          <w:rPr>
            <w:rStyle w:val="Hyperlink"/>
            <w:lang w:val="en-US"/>
          </w:rPr>
          <w:delText>XML External Entity (XXE) Processing</w:delText>
        </w:r>
        <w:r w:rsidDel="00E723AB">
          <w:rPr>
            <w:rStyle w:val="Hyperlink"/>
            <w:lang w:val="en-US"/>
          </w:rPr>
          <w:fldChar w:fldCharType="end"/>
        </w:r>
      </w:del>
    </w:p>
    <w:p w14:paraId="6B1295AB" w14:textId="06DD8677" w:rsidR="00F765F1" w:rsidRPr="005542B0" w:rsidDel="00E723AB" w:rsidRDefault="00792911" w:rsidP="00A558AD">
      <w:pPr>
        <w:pStyle w:val="OfertaArial10"/>
        <w:jc w:val="center"/>
        <w:rPr>
          <w:del w:id="621" w:author="Cardenal López, Carlos" w:date="2018-07-17T08:35:00Z"/>
          <w:lang w:val="en-US"/>
        </w:rPr>
      </w:pPr>
      <w:del w:id="622" w:author="Cardenal López, Carlos" w:date="2018-07-17T08:35:00Z">
        <w:r w:rsidDel="00E723AB">
          <w:fldChar w:fldCharType="begin"/>
        </w:r>
        <w:r w:rsidDel="00E723AB">
          <w:delInstrText xml:space="preserve"> HYPERLINK "https://www.owasp.org/index.php/XML_External_Entity_(XXE)_Prevention_Cheat_Sheet" </w:delInstrText>
        </w:r>
        <w:r w:rsidDel="00E723AB">
          <w:fldChar w:fldCharType="separate"/>
        </w:r>
        <w:r w:rsidR="00AA2584" w:rsidRPr="005542B0" w:rsidDel="00E723AB">
          <w:rPr>
            <w:rStyle w:val="Hyperlink"/>
            <w:lang w:val="en-US"/>
          </w:rPr>
          <w:delText>XML External Entity (XXE) Prevention Cheat Sheet</w:delText>
        </w:r>
        <w:r w:rsidDel="00E723AB">
          <w:rPr>
            <w:rStyle w:val="Hyperlink"/>
            <w:lang w:val="en-US"/>
          </w:rPr>
          <w:fldChar w:fldCharType="end"/>
        </w:r>
      </w:del>
    </w:p>
    <w:p w14:paraId="64E6595F" w14:textId="6911BAFD" w:rsidR="00F765F1" w:rsidRPr="000767E8" w:rsidDel="00E723AB" w:rsidRDefault="00F765F1" w:rsidP="00A558AD">
      <w:pPr>
        <w:pStyle w:val="OfertaArial10"/>
        <w:jc w:val="center"/>
        <w:rPr>
          <w:del w:id="623" w:author="Cardenal López, Carlos" w:date="2018-07-17T08:35:00Z"/>
          <w:b/>
          <w:bCs/>
          <w:iCs/>
          <w:sz w:val="28"/>
          <w:szCs w:val="28"/>
          <w:lang w:val="es-ES"/>
          <w:rPrChange w:id="624" w:author="Cardenal López, Carlos" w:date="2018-07-16T13:10:00Z">
            <w:rPr>
              <w:del w:id="625" w:author="Cardenal López, Carlos" w:date="2018-07-17T08:35:00Z"/>
              <w:lang w:val="en-US"/>
            </w:rPr>
          </w:rPrChange>
        </w:rPr>
      </w:pPr>
    </w:p>
    <w:p w14:paraId="49B14E5E" w14:textId="0A6FB640" w:rsidR="0054417C" w:rsidDel="00E723AB" w:rsidRDefault="0054417C" w:rsidP="00A558AD">
      <w:pPr>
        <w:pStyle w:val="OfertaArial10"/>
        <w:jc w:val="center"/>
        <w:rPr>
          <w:del w:id="626" w:author="Cardenal López, Carlos" w:date="2018-07-17T08:35:00Z"/>
          <w:lang w:val="es-ES"/>
        </w:rPr>
      </w:pPr>
      <w:del w:id="627" w:author="Cardenal López, Carlos" w:date="2018-07-17T08:35:00Z">
        <w:r w:rsidDel="00E723AB">
          <w:rPr>
            <w:lang w:val="es-ES"/>
          </w:rPr>
          <w:delText xml:space="preserve">Sobre los bugs detectados, </w:delText>
        </w:r>
        <w:commentRangeStart w:id="628"/>
        <w:r w:rsidDel="00E723AB">
          <w:rPr>
            <w:lang w:val="es-ES"/>
          </w:rPr>
          <w:delText xml:space="preserve">cabe destacar las siguientes </w:delText>
        </w:r>
        <w:commentRangeEnd w:id="628"/>
        <w:r w:rsidR="005542B0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628"/>
        </w:r>
        <w:r w:rsidDel="00E723AB">
          <w:rPr>
            <w:lang w:val="es-ES"/>
          </w:rPr>
          <w:delText>conclusiones.</w:delText>
        </w:r>
      </w:del>
    </w:p>
    <w:p w14:paraId="7962D87D" w14:textId="5AE95322" w:rsidR="00AA2584" w:rsidDel="00E723AB" w:rsidRDefault="0054417C" w:rsidP="00A558AD">
      <w:pPr>
        <w:pStyle w:val="OfertaArial10"/>
        <w:jc w:val="center"/>
        <w:rPr>
          <w:del w:id="629" w:author="Cardenal López, Carlos" w:date="2018-07-17T08:35:00Z"/>
          <w:lang w:val="es-ES"/>
        </w:rPr>
      </w:pPr>
      <w:del w:id="630" w:author="Cardenal López, Carlos" w:date="2018-07-17T08:35:00Z">
        <w:r w:rsidDel="00E723AB">
          <w:rPr>
            <w:lang w:val="es-ES"/>
          </w:rPr>
          <w:delText>D</w:delText>
        </w:r>
        <w:r w:rsidR="00AA2584" w:rsidDel="00E723AB">
          <w:rPr>
            <w:lang w:val="es-ES"/>
          </w:rPr>
          <w:delText xml:space="preserve">ebido al uso que se hace de la </w:delText>
        </w:r>
        <w:r w:rsidDel="00E723AB">
          <w:rPr>
            <w:lang w:val="es-ES"/>
          </w:rPr>
          <w:delText xml:space="preserve">clase </w:delText>
        </w:r>
        <w:r w:rsidRPr="0054417C" w:rsidDel="00E723AB">
          <w:rPr>
            <w:i/>
            <w:lang w:val="es-ES"/>
          </w:rPr>
          <w:delText>PrepareStatement</w:delText>
        </w:r>
        <w:r w:rsidDel="00E723AB">
          <w:rPr>
            <w:lang w:val="es-ES"/>
          </w:rPr>
          <w:delText xml:space="preserve"> y </w:delText>
        </w:r>
      </w:del>
      <w:ins w:id="631" w:author="García Repetto, Pedro Luis" w:date="2018-07-13T13:02:00Z">
        <w:del w:id="632" w:author="Cardenal López, Carlos" w:date="2018-07-17T08:35:00Z">
          <w:r w:rsidR="00C23FF0" w:rsidDel="00E723AB">
            <w:rPr>
              <w:lang w:val="es-ES"/>
            </w:rPr>
            <w:delText xml:space="preserve">, </w:delText>
          </w:r>
        </w:del>
      </w:ins>
      <w:commentRangeStart w:id="633"/>
      <w:del w:id="634" w:author="Cardenal López, Carlos" w:date="2018-07-17T08:35:00Z">
        <w:r w:rsidDel="00E723AB">
          <w:rPr>
            <w:lang w:val="es-ES"/>
          </w:rPr>
          <w:delText>muchos</w:delText>
        </w:r>
        <w:commentRangeEnd w:id="633"/>
        <w:r w:rsidR="00C23FF0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633"/>
        </w:r>
        <w:r w:rsidDel="00E723AB">
          <w:rPr>
            <w:lang w:val="es-ES"/>
          </w:rPr>
          <w:delText xml:space="preserve"> de los problemas que ha detectado la regla son falsos positivos. Tras el análisis conjunto con el equipo de desarrollo se decidirá si estos problemas deben ser marcados como falsos positivos.</w:delText>
        </w:r>
      </w:del>
    </w:p>
    <w:p w14:paraId="29622CED" w14:textId="1B4EE2FD" w:rsidR="0054417C" w:rsidDel="00E723AB" w:rsidRDefault="0054417C" w:rsidP="00A558AD">
      <w:pPr>
        <w:pStyle w:val="OfertaArial10"/>
        <w:jc w:val="center"/>
        <w:rPr>
          <w:del w:id="635" w:author="Cardenal López, Carlos" w:date="2018-07-17T08:35:00Z"/>
          <w:lang w:val="es-ES"/>
        </w:rPr>
      </w:pPr>
      <w:del w:id="636" w:author="Cardenal López, Carlos" w:date="2018-07-17T08:35:00Z">
        <w:r w:rsidDel="00E723AB">
          <w:rPr>
            <w:lang w:val="es-ES"/>
          </w:rPr>
          <w:delText>Ocurre algo similar con los problemas detectados por las reglas:</w:delText>
        </w:r>
      </w:del>
    </w:p>
    <w:p w14:paraId="04CB4F01" w14:textId="25BB13B3" w:rsidR="0054417C" w:rsidRPr="008E5647" w:rsidDel="00E723AB" w:rsidRDefault="0054417C">
      <w:pPr>
        <w:pStyle w:val="OfertaArial10"/>
        <w:jc w:val="center"/>
        <w:rPr>
          <w:del w:id="637" w:author="Cardenal López, Carlos" w:date="2018-07-17T08:35:00Z"/>
          <w:lang w:val="en-US"/>
        </w:rPr>
        <w:pPrChange w:id="638" w:author="Cardenal López, Carlos" w:date="2018-07-17T08:37:00Z">
          <w:pPr>
            <w:pStyle w:val="OfertaArial10"/>
            <w:numPr>
              <w:numId w:val="63"/>
            </w:numPr>
            <w:ind w:left="720" w:hanging="360"/>
          </w:pPr>
        </w:pPrChange>
      </w:pPr>
      <w:del w:id="639" w:author="Cardenal López, Carlos" w:date="2018-07-17T08:35:00Z">
        <w:r w:rsidRPr="008E5647" w:rsidDel="00E723AB">
          <w:rPr>
            <w:i/>
            <w:lang w:val="en-US"/>
          </w:rPr>
          <w:delText>Use try-with-resources or close this "PreparedStatement" in a "finally" clause</w:delText>
        </w:r>
        <w:r w:rsidRPr="008E5647" w:rsidDel="00E723AB">
          <w:rPr>
            <w:lang w:val="en-US"/>
          </w:rPr>
          <w:delText>.</w:delText>
        </w:r>
      </w:del>
    </w:p>
    <w:p w14:paraId="0CE68A83" w14:textId="4561C4D2" w:rsidR="0054417C" w:rsidRPr="008E5647" w:rsidDel="00E723AB" w:rsidRDefault="0054417C">
      <w:pPr>
        <w:pStyle w:val="OfertaArial10"/>
        <w:jc w:val="center"/>
        <w:rPr>
          <w:del w:id="640" w:author="Cardenal López, Carlos" w:date="2018-07-17T08:35:00Z"/>
          <w:lang w:val="en-US"/>
        </w:rPr>
        <w:pPrChange w:id="641" w:author="Cardenal López, Carlos" w:date="2018-07-17T08:37:00Z">
          <w:pPr>
            <w:pStyle w:val="OfertaArial10"/>
            <w:numPr>
              <w:numId w:val="63"/>
            </w:numPr>
            <w:ind w:left="720" w:hanging="360"/>
          </w:pPr>
        </w:pPrChange>
      </w:pPr>
      <w:del w:id="642" w:author="Cardenal López, Carlos" w:date="2018-07-17T08:35:00Z">
        <w:r w:rsidRPr="008E5647" w:rsidDel="00E723AB">
          <w:rPr>
            <w:i/>
            <w:lang w:val="en-US"/>
          </w:rPr>
          <w:delText>Use try-with-resources or close this "ResultSet" in a "finally" clause.</w:delText>
        </w:r>
      </w:del>
    </w:p>
    <w:p w14:paraId="066F4A78" w14:textId="77777777" w:rsidR="0054417C" w:rsidRPr="008E5647" w:rsidDel="00E723AB" w:rsidRDefault="0054417C" w:rsidP="00A558AD">
      <w:pPr>
        <w:pStyle w:val="OfertaArial10"/>
        <w:jc w:val="center"/>
        <w:rPr>
          <w:del w:id="643" w:author="Cardenal López, Carlos" w:date="2018-07-17T08:35:00Z"/>
          <w:lang w:val="en-US"/>
        </w:rPr>
      </w:pPr>
    </w:p>
    <w:p w14:paraId="0F1C6043" w14:textId="79091868" w:rsidR="00D844C8" w:rsidRPr="00E723AB" w:rsidDel="00E723AB" w:rsidRDefault="00B651BD" w:rsidP="00A558AD">
      <w:pPr>
        <w:pStyle w:val="OfertaArial10"/>
        <w:jc w:val="center"/>
        <w:rPr>
          <w:del w:id="644" w:author="Cardenal López, Carlos" w:date="2018-07-17T08:35:00Z"/>
          <w:lang w:val="es-ES"/>
        </w:rPr>
      </w:pPr>
      <w:del w:id="645" w:author="Cardenal López, Carlos" w:date="2018-07-17T08:35:00Z">
        <w:r w:rsidDel="00E723AB">
          <w:rPr>
            <w:lang w:val="es-ES"/>
          </w:rPr>
          <w:delText xml:space="preserve">Sobre la mantenibilidad de la aplicación debemos destacar que la inmensa mayoría de problemas (code smells) surgen de la regla </w:delText>
        </w:r>
        <w:r w:rsidRPr="00D75C3D" w:rsidDel="00E723AB">
          <w:rPr>
            <w:i/>
            <w:lang w:val="es-ES"/>
          </w:rPr>
          <w:delText>Add or update the header of this file</w:delText>
        </w:r>
        <w:r w:rsidR="00D75C3D" w:rsidRPr="00D75C3D" w:rsidDel="00E723AB">
          <w:rPr>
            <w:lang w:val="es-ES"/>
          </w:rPr>
          <w:delText xml:space="preserve">, </w:delText>
        </w:r>
        <w:r w:rsidR="00D75C3D" w:rsidDel="00E723AB">
          <w:rPr>
            <w:lang w:val="es-ES"/>
          </w:rPr>
          <w:delText xml:space="preserve">la cual recomienda la inclusión de la licencia y el propietario de cada archivo de código. Desde el servicio de calidad, </w:delText>
        </w:r>
      </w:del>
      <w:del w:id="646" w:author="Cardenal López, Carlos" w:date="2018-07-16T13:40:00Z">
        <w:r w:rsidR="00D75C3D" w:rsidDel="009963B0">
          <w:rPr>
            <w:lang w:val="es-ES"/>
          </w:rPr>
          <w:delText>se aconseja la incorporación de esta buena práctica en los sucesivos d</w:delText>
        </w:r>
        <w:r w:rsidR="00EA754A" w:rsidDel="009963B0">
          <w:rPr>
            <w:lang w:val="es-ES"/>
          </w:rPr>
          <w:delText>esarrollos.</w:delText>
        </w:r>
      </w:del>
    </w:p>
    <w:p w14:paraId="1FF67449" w14:textId="297E1523" w:rsidR="00EF61A4" w:rsidRPr="00D844C8" w:rsidDel="00D844C8" w:rsidRDefault="00985942">
      <w:pPr>
        <w:pStyle w:val="OfertaArial10"/>
        <w:jc w:val="center"/>
        <w:rPr>
          <w:del w:id="647" w:author="Cardenal López, Carlos" w:date="2018-07-16T13:53:00Z"/>
          <w:rFonts w:ascii="Arial Bold" w:hAnsi="Arial Bold"/>
          <w:color w:val="003366"/>
          <w:lang w:val="en-US"/>
          <w:rPrChange w:id="648" w:author="Cardenal López, Carlos" w:date="2018-07-16T13:53:00Z">
            <w:rPr>
              <w:del w:id="649" w:author="Cardenal López, Carlos" w:date="2018-07-16T13:53:00Z"/>
              <w:rFonts w:ascii="Verdana" w:hAnsi="Verdana"/>
              <w:color w:val="1F497D" w:themeColor="text2"/>
              <w:lang w:val="es-ES"/>
            </w:rPr>
          </w:rPrChange>
        </w:rPr>
        <w:pPrChange w:id="650" w:author="Cardenal López, Carlos" w:date="2018-07-17T08:37:00Z">
          <w:pPr>
            <w:pStyle w:val="Heading1"/>
            <w:keepNext w:val="0"/>
            <w:pageBreakBefore/>
            <w:numPr>
              <w:numId w:val="58"/>
            </w:numPr>
            <w:tabs>
              <w:tab w:val="clear" w:pos="432"/>
            </w:tabs>
            <w:spacing w:before="120" w:after="360"/>
            <w:ind w:left="851" w:hanging="851"/>
          </w:pPr>
        </w:pPrChange>
      </w:pPr>
      <w:del w:id="651" w:author="Cardenal López, Carlos" w:date="2018-07-16T13:53:00Z">
        <w:r w:rsidRPr="00D844C8" w:rsidDel="00D844C8">
          <w:rPr>
            <w:rFonts w:ascii="Arial Bold" w:hAnsi="Arial Bold"/>
            <w:color w:val="003366"/>
            <w:kern w:val="32"/>
            <w:sz w:val="36"/>
            <w:szCs w:val="32"/>
            <w:lang w:val="en-US"/>
            <w:rPrChange w:id="652" w:author="Cardenal López, Carlos" w:date="2018-07-16T13:53:00Z">
              <w:rPr>
                <w:rFonts w:ascii="Verdana" w:hAnsi="Verdana"/>
                <w:b w:val="0"/>
                <w:bCs w:val="0"/>
                <w:smallCaps w:val="0"/>
                <w:color w:val="1F497D" w:themeColor="text2"/>
                <w:lang w:val="es-ES"/>
              </w:rPr>
            </w:rPrChange>
          </w:rPr>
          <w:delText>S</w:delText>
        </w:r>
        <w:r w:rsidR="00EA754A" w:rsidRPr="00D844C8" w:rsidDel="00D844C8">
          <w:rPr>
            <w:rFonts w:ascii="Arial Bold" w:hAnsi="Arial Bold"/>
            <w:color w:val="003366"/>
            <w:kern w:val="32"/>
            <w:sz w:val="36"/>
            <w:szCs w:val="32"/>
            <w:lang w:val="en-US"/>
            <w:rPrChange w:id="653" w:author="Cardenal López, Carlos" w:date="2018-07-16T13:53:00Z">
              <w:rPr>
                <w:rFonts w:ascii="Verdana" w:hAnsi="Verdana"/>
                <w:b w:val="0"/>
                <w:bCs w:val="0"/>
                <w:smallCaps w:val="0"/>
                <w:color w:val="1F497D" w:themeColor="text2"/>
                <w:lang w:val="es-ES"/>
              </w:rPr>
            </w:rPrChange>
          </w:rPr>
          <w:delText>iguientes pasos</w:delText>
        </w:r>
      </w:del>
    </w:p>
    <w:p w14:paraId="41238CD5" w14:textId="46892032" w:rsidR="006909E1" w:rsidDel="00E723AB" w:rsidRDefault="006909E1" w:rsidP="00A558AD">
      <w:pPr>
        <w:pStyle w:val="OfertaArial10"/>
        <w:jc w:val="center"/>
        <w:rPr>
          <w:del w:id="654" w:author="Cardenal López, Carlos" w:date="2018-07-17T08:35:00Z"/>
          <w:lang w:val="es-ES"/>
        </w:rPr>
      </w:pPr>
      <w:commentRangeStart w:id="655"/>
      <w:del w:id="656" w:author="Cardenal López, Carlos" w:date="2018-07-17T08:35:00Z">
        <w:r w:rsidDel="00E723AB">
          <w:rPr>
            <w:lang w:val="es-ES"/>
          </w:rPr>
          <w:delText xml:space="preserve">Al tratarte </w:delText>
        </w:r>
      </w:del>
      <w:ins w:id="657" w:author="García Repetto, Pedro Luis" w:date="2018-07-13T13:02:00Z">
        <w:del w:id="658" w:author="Cardenal López, Carlos" w:date="2018-07-17T08:35:00Z">
          <w:r w:rsidR="00C23FF0" w:rsidDel="00E723AB">
            <w:rPr>
              <w:lang w:val="es-ES"/>
            </w:rPr>
            <w:delText xml:space="preserve">tratarse </w:delText>
          </w:r>
        </w:del>
      </w:ins>
      <w:del w:id="659" w:author="Cardenal López, Carlos" w:date="2018-07-17T08:35:00Z">
        <w:r w:rsidDel="00E723AB">
          <w:rPr>
            <w:lang w:val="es-ES"/>
          </w:rPr>
          <w:delText xml:space="preserve">de la tecnología de backend y </w:delText>
        </w:r>
        <w:r w:rsidR="00985942" w:rsidDel="00E723AB">
          <w:rPr>
            <w:lang w:val="es-ES"/>
          </w:rPr>
          <w:delText>ser</w:delText>
        </w:r>
        <w:r w:rsidDel="00E723AB">
          <w:rPr>
            <w:lang w:val="es-ES"/>
          </w:rPr>
          <w:delText xml:space="preserve"> usada para implementar los procesos de negocio, se recomienda centrar los esfuerzos en resolver los problemas detectados en Java, quedando pendientes otros problemas para próximos hitos</w:delText>
        </w:r>
        <w:commentRangeEnd w:id="655"/>
        <w:r w:rsidR="00C23FF0" w:rsidDel="00E723AB">
          <w:rPr>
            <w:rStyle w:val="CommentReference"/>
            <w:rFonts w:cs="Times New Roman"/>
            <w:color w:val="auto"/>
            <w:szCs w:val="20"/>
            <w:lang w:eastAsia="es-ES"/>
          </w:rPr>
          <w:commentReference w:id="655"/>
        </w:r>
        <w:r w:rsidR="00985942" w:rsidDel="00E723AB">
          <w:rPr>
            <w:lang w:val="es-ES"/>
          </w:rPr>
          <w:delText>. Se recomiendan las siguientes tareas:</w:delText>
        </w:r>
      </w:del>
    </w:p>
    <w:p w14:paraId="60A2544C" w14:textId="429B43CA" w:rsidR="006909E1" w:rsidDel="00E723AB" w:rsidRDefault="006909E1">
      <w:pPr>
        <w:pStyle w:val="OfertaArial10"/>
        <w:jc w:val="center"/>
        <w:rPr>
          <w:del w:id="660" w:author="Cardenal López, Carlos" w:date="2018-07-17T08:35:00Z"/>
          <w:lang w:val="es-ES"/>
        </w:rPr>
        <w:pPrChange w:id="661" w:author="Cardenal López, Carlos" w:date="2018-07-17T08:37:00Z">
          <w:pPr>
            <w:pStyle w:val="OfertaArial10"/>
            <w:numPr>
              <w:numId w:val="64"/>
            </w:numPr>
            <w:ind w:left="720" w:hanging="360"/>
          </w:pPr>
        </w:pPrChange>
      </w:pPr>
      <w:del w:id="662" w:author="Cardenal López, Carlos" w:date="2018-07-17T08:35:00Z">
        <w:r w:rsidDel="00E723AB">
          <w:rPr>
            <w:lang w:val="es-ES"/>
          </w:rPr>
          <w:delText>Analizar la viabilidad de desactivar las referencias externas en ficheros XML e implementarlo en caso de ser posible.</w:delText>
        </w:r>
      </w:del>
    </w:p>
    <w:p w14:paraId="31A8B19A" w14:textId="49E07891" w:rsidR="006909E1" w:rsidDel="00E723AB" w:rsidRDefault="006909E1">
      <w:pPr>
        <w:pStyle w:val="OfertaArial10"/>
        <w:jc w:val="center"/>
        <w:rPr>
          <w:del w:id="663" w:author="Cardenal López, Carlos" w:date="2018-07-17T08:35:00Z"/>
          <w:lang w:val="es-ES"/>
        </w:rPr>
        <w:pPrChange w:id="664" w:author="Cardenal López, Carlos" w:date="2018-07-17T08:37:00Z">
          <w:pPr>
            <w:pStyle w:val="OfertaArial10"/>
            <w:numPr>
              <w:numId w:val="64"/>
            </w:numPr>
            <w:ind w:left="720" w:hanging="360"/>
          </w:pPr>
        </w:pPrChange>
      </w:pPr>
      <w:del w:id="665" w:author="Cardenal López, Carlos" w:date="2018-07-17T08:35:00Z">
        <w:r w:rsidDel="00E723AB">
          <w:rPr>
            <w:lang w:val="es-ES"/>
          </w:rPr>
          <w:delText>Analizar y confirmar los falsos positivos sugeridos por el equipo de CALIDAD en cuanto a bugs se refiere.</w:delText>
        </w:r>
      </w:del>
    </w:p>
    <w:p w14:paraId="67989A1D" w14:textId="4D24EC77" w:rsidR="006909E1" w:rsidDel="00E723AB" w:rsidRDefault="006909E1">
      <w:pPr>
        <w:pStyle w:val="OfertaArial10"/>
        <w:jc w:val="center"/>
        <w:rPr>
          <w:del w:id="666" w:author="Cardenal López, Carlos" w:date="2018-07-17T08:35:00Z"/>
          <w:lang w:val="es-ES"/>
        </w:rPr>
        <w:pPrChange w:id="667" w:author="Cardenal López, Carlos" w:date="2018-07-17T08:37:00Z">
          <w:pPr>
            <w:pStyle w:val="OfertaArial10"/>
            <w:numPr>
              <w:numId w:val="64"/>
            </w:numPr>
            <w:ind w:left="720" w:hanging="360"/>
          </w:pPr>
        </w:pPrChange>
      </w:pPr>
      <w:del w:id="668" w:author="Cardenal López, Carlos" w:date="2018-07-17T08:35:00Z">
        <w:r w:rsidDel="00E723AB">
          <w:rPr>
            <w:lang w:val="es-ES"/>
          </w:rPr>
          <w:delText xml:space="preserve">Valorar la posibilidad de adoptar como buena </w:delText>
        </w:r>
        <w:r w:rsidRPr="00C35C54" w:rsidDel="00E723AB">
          <w:rPr>
            <w:lang w:val="es-ES"/>
            <w:rPrChange w:id="669" w:author="Cardenal López, Carlos" w:date="2018-07-16T13:23:00Z">
              <w:rPr>
                <w:u w:val="single"/>
                <w:lang w:val="es-ES"/>
              </w:rPr>
            </w:rPrChange>
          </w:rPr>
          <w:delText>práctica</w:delText>
        </w:r>
        <w:r w:rsidDel="00E723AB">
          <w:rPr>
            <w:lang w:val="es-ES"/>
          </w:rPr>
          <w:delText xml:space="preserve"> la inclusión de licencia y autor en la cabecera de los archivos.</w:delText>
        </w:r>
      </w:del>
    </w:p>
    <w:bookmarkEnd w:id="234"/>
    <w:bookmarkEnd w:id="235"/>
    <w:p w14:paraId="130EFD99" w14:textId="25A6F8A7" w:rsidR="006909E1" w:rsidRPr="00EA754A" w:rsidRDefault="006909E1" w:rsidP="00A558AD">
      <w:pPr>
        <w:pStyle w:val="OfertaArial10"/>
        <w:jc w:val="center"/>
        <w:rPr>
          <w:lang w:val="es-ES"/>
        </w:rPr>
      </w:pPr>
    </w:p>
    <w:sectPr w:rsidR="006909E1" w:rsidRPr="00EA754A" w:rsidSect="006D7F67">
      <w:type w:val="continuous"/>
      <w:pgSz w:w="12240" w:h="15840"/>
      <w:pgMar w:top="1440" w:right="1440" w:bottom="1797" w:left="1100" w:header="680" w:footer="0" w:gutter="0"/>
      <w:cols w:space="720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67" w:author="García Repetto, Pedro Luis" w:date="2018-07-13T12:22:00Z" w:initials="GRPL">
    <w:p w14:paraId="0E1C8411" w14:textId="6F305885" w:rsidR="00167689" w:rsidRDefault="00167689">
      <w:pPr>
        <w:pStyle w:val="CommentText"/>
      </w:pPr>
      <w:r>
        <w:rPr>
          <w:rStyle w:val="CommentReference"/>
        </w:rPr>
        <w:annotationRef/>
      </w:r>
      <w:r>
        <w:t>¿Es correcto y estándar el término “problema”  utilizado?</w:t>
      </w:r>
    </w:p>
  </w:comment>
  <w:comment w:id="268" w:author="Cardenal López, Carlos" w:date="2018-07-16T09:46:00Z" w:initials="CLC">
    <w:p w14:paraId="32992137" w14:textId="791945F6" w:rsidR="00167689" w:rsidRDefault="00167689">
      <w:pPr>
        <w:pStyle w:val="CommentText"/>
      </w:pPr>
      <w:r>
        <w:rPr>
          <w:rStyle w:val="CommentReference"/>
        </w:rPr>
        <w:annotationRef/>
      </w:r>
      <w:r>
        <w:t>El término usado por SonarQube en inglés es “issue”, de ahí la traducción directa a problema. Si quieres lo hablamos.</w:t>
      </w:r>
    </w:p>
  </w:comment>
  <w:comment w:id="300" w:author="García Repetto, Pedro Luis" w:date="2018-07-13T12:24:00Z" w:initials="GRPL">
    <w:p w14:paraId="5F8E6ACF" w14:textId="40BAF0D2" w:rsidR="00167689" w:rsidRDefault="00167689">
      <w:pPr>
        <w:pStyle w:val="CommentText"/>
      </w:pPr>
      <w:r>
        <w:rPr>
          <w:rStyle w:val="CommentReference"/>
        </w:rPr>
        <w:annotationRef/>
      </w:r>
      <w:r>
        <w:t>¿Falta algo?</w:t>
      </w:r>
    </w:p>
  </w:comment>
  <w:comment w:id="310" w:author="García Repetto, Pedro Luis" w:date="2018-07-13T12:43:00Z" w:initials="GRPL">
    <w:p w14:paraId="50D78292" w14:textId="5F9320D2" w:rsidR="00167689" w:rsidRDefault="00167689">
      <w:pPr>
        <w:pStyle w:val="CommentText"/>
      </w:pPr>
      <w:r>
        <w:rPr>
          <w:rStyle w:val="CommentReference"/>
        </w:rPr>
        <w:annotationRef/>
      </w:r>
      <w:r>
        <w:t>Una o dos líneas de introducción explicativas</w:t>
      </w:r>
    </w:p>
  </w:comment>
  <w:comment w:id="311" w:author="Cardenal López, Carlos" w:date="2018-07-16T09:48:00Z" w:initials="CLC">
    <w:p w14:paraId="16AFFFDE" w14:textId="503A52F3" w:rsidR="00167689" w:rsidRDefault="00167689">
      <w:pPr>
        <w:pStyle w:val="CommentText"/>
      </w:pPr>
      <w:r>
        <w:rPr>
          <w:rStyle w:val="CommentReference"/>
        </w:rPr>
        <w:annotationRef/>
      </w:r>
      <w:r>
        <w:t>Añadidas.</w:t>
      </w:r>
    </w:p>
  </w:comment>
  <w:comment w:id="335" w:author="García Repetto, Pedro Luis" w:date="2018-07-13T12:42:00Z" w:initials="GRPL">
    <w:p w14:paraId="4435DC03" w14:textId="77777777" w:rsidR="00167689" w:rsidRDefault="00167689">
      <w:pPr>
        <w:pStyle w:val="CommentText"/>
      </w:pPr>
      <w:r>
        <w:rPr>
          <w:rStyle w:val="CommentReference"/>
        </w:rPr>
        <w:annotationRef/>
      </w:r>
      <w:r>
        <w:t>Mejor en castellano</w:t>
      </w:r>
    </w:p>
    <w:p w14:paraId="2A5F13B3" w14:textId="77777777" w:rsidR="00167689" w:rsidRDefault="00167689">
      <w:pPr>
        <w:pStyle w:val="CommentText"/>
      </w:pPr>
      <w:r>
        <w:t>No queda claro si los tres primero datos son reglas activas, reglas no cumplidas etc.</w:t>
      </w:r>
    </w:p>
    <w:p w14:paraId="7D565ACD" w14:textId="79FB54CC" w:rsidR="00167689" w:rsidRDefault="00167689">
      <w:pPr>
        <w:pStyle w:val="CommentText"/>
      </w:pPr>
      <w:r>
        <w:t>Aparece de repente Duplications y Duplications blocks y no se ha indicado anteriormente también se revisa.</w:t>
      </w:r>
    </w:p>
  </w:comment>
  <w:comment w:id="336" w:author="Cardenal López, Carlos" w:date="2018-07-16T10:10:00Z" w:initials="CLC">
    <w:p w14:paraId="6D09A876" w14:textId="144B5339" w:rsidR="00167689" w:rsidRDefault="00167689">
      <w:pPr>
        <w:pStyle w:val="CommentText"/>
      </w:pPr>
      <w:r>
        <w:rPr>
          <w:rStyle w:val="CommentReference"/>
        </w:rPr>
        <w:annotationRef/>
      </w:r>
      <w:r>
        <w:t>Cambiado.</w:t>
      </w:r>
    </w:p>
  </w:comment>
  <w:comment w:id="371" w:author="García Repetto, Pedro Luis" w:date="2018-07-13T12:45:00Z" w:initials="GRPL">
    <w:p w14:paraId="39F11916" w14:textId="50B218F4" w:rsidR="00167689" w:rsidRDefault="00167689">
      <w:pPr>
        <w:pStyle w:val="CommentText"/>
      </w:pPr>
      <w:r>
        <w:rPr>
          <w:rStyle w:val="CommentReference"/>
        </w:rPr>
        <w:annotationRef/>
      </w:r>
      <w:r>
        <w:t>Acordado entre los equipos de Desarrollo y Calidad</w:t>
      </w:r>
    </w:p>
  </w:comment>
  <w:comment w:id="377" w:author="García Repetto, Pedro Luis" w:date="2018-07-13T12:49:00Z" w:initials="GRPL">
    <w:p w14:paraId="4399FB5B" w14:textId="491D6D38" w:rsidR="00167689" w:rsidRDefault="00167689">
      <w:pPr>
        <w:pStyle w:val="CommentText"/>
      </w:pPr>
      <w:r>
        <w:rPr>
          <w:rStyle w:val="CommentReference"/>
        </w:rPr>
        <w:annotationRef/>
      </w:r>
      <w:r>
        <w:t>Se utilizan dos conceptos “problema” y “regla incumplida para lo mismo. EL lector está obligado a descubrir que es el mismo concepto pero con dos nombres. Esta gráfica de “Problemas” es el detalle de “Incumplidas” de la gráfica anterior”</w:t>
      </w:r>
    </w:p>
  </w:comment>
  <w:comment w:id="378" w:author="Cardenal López, Carlos" w:date="2018-07-16T11:40:00Z" w:initials="CLC">
    <w:p w14:paraId="00977BF8" w14:textId="416C7952" w:rsidR="00167689" w:rsidRDefault="00167689">
      <w:pPr>
        <w:pStyle w:val="CommentText"/>
      </w:pPr>
      <w:r>
        <w:rPr>
          <w:rStyle w:val="CommentReference"/>
        </w:rPr>
        <w:annotationRef/>
      </w:r>
      <w:r>
        <w:t xml:space="preserve">Creo que se mantiene la coherencia, son conceptos diferentes. Una regla incumplida es una regla que al menos genera un problema en el código y un problema es un caso concreto, un ejemplo, en una sección de código dónde la regla es incumplida. </w:t>
      </w:r>
    </w:p>
  </w:comment>
  <w:comment w:id="390" w:author="García Repetto, Pedro Luis" w:date="2018-07-13T12:54:00Z" w:initials="GRPL">
    <w:p w14:paraId="1CE61285" w14:textId="743D51BE" w:rsidR="00167689" w:rsidRDefault="00167689">
      <w:pPr>
        <w:pStyle w:val="CommentText"/>
      </w:pPr>
      <w:r>
        <w:rPr>
          <w:rStyle w:val="CommentReference"/>
        </w:rPr>
        <w:annotationRef/>
      </w:r>
      <w:r>
        <w:t>Creo que es necesario explicar claramente desde el principio los conceptos: regla, problemas defecto, regla incumplida y cumplida y la relación entre ellos.</w:t>
      </w:r>
    </w:p>
  </w:comment>
  <w:comment w:id="391" w:author="Cardenal López, Carlos" w:date="2018-07-16T12:03:00Z" w:initials="CLC">
    <w:p w14:paraId="099F157A" w14:textId="10B54181" w:rsidR="00167689" w:rsidRDefault="00167689">
      <w:pPr>
        <w:pStyle w:val="CommentText"/>
      </w:pPr>
      <w:r>
        <w:rPr>
          <w:rStyle w:val="CommentReference"/>
        </w:rPr>
        <w:annotationRef/>
      </w:r>
      <w:r>
        <w:t>Lo añado en la introducción.</w:t>
      </w:r>
    </w:p>
  </w:comment>
  <w:comment w:id="602" w:author="García Repetto, Pedro Luis" w:date="2018-07-13T12:57:00Z" w:initials="GRPL">
    <w:p w14:paraId="4BE7AD62" w14:textId="7B12DF51" w:rsidR="00167689" w:rsidRDefault="00167689">
      <w:pPr>
        <w:pStyle w:val="CommentText"/>
      </w:pPr>
      <w:r>
        <w:rPr>
          <w:rStyle w:val="CommentReference"/>
        </w:rPr>
        <w:annotationRef/>
      </w:r>
      <w:r>
        <w:t>Abriría un apartado por cada grupo de reglas. Tmabién habría que abrir para Duplciated y Duplicated blocks. No se menciona la deuda técnica; creo que es importante</w:t>
      </w:r>
    </w:p>
    <w:p w14:paraId="158BCFC0" w14:textId="797C6F55" w:rsidR="00167689" w:rsidRDefault="00167689">
      <w:pPr>
        <w:pStyle w:val="CommentText"/>
      </w:pPr>
      <w:r>
        <w:t>Quizás se puede matizar “la mayor parte” con “ La mayor parte, (11 de 13 o el %)</w:t>
      </w:r>
    </w:p>
  </w:comment>
  <w:comment w:id="604" w:author="García Repetto, Pedro Luis" w:date="2018-07-13T12:55:00Z" w:initials="GRPL">
    <w:p w14:paraId="6F75E33A" w14:textId="5CB48CD6" w:rsidR="00167689" w:rsidRDefault="00167689">
      <w:pPr>
        <w:pStyle w:val="CommentText"/>
      </w:pPr>
      <w:r>
        <w:rPr>
          <w:rStyle w:val="CommentReference"/>
        </w:rPr>
        <w:annotationRef/>
      </w:r>
      <w:r>
        <w:t>Se añade al conjunto de términos utilizados que crea confusión</w:t>
      </w:r>
    </w:p>
  </w:comment>
  <w:comment w:id="628" w:author="García Repetto, Pedro Luis" w:date="2018-07-13T13:00:00Z" w:initials="GRPL">
    <w:p w14:paraId="35C8139B" w14:textId="163B1C6A" w:rsidR="00167689" w:rsidRDefault="00167689">
      <w:pPr>
        <w:pStyle w:val="CommentText"/>
      </w:pPr>
      <w:r>
        <w:rPr>
          <w:rStyle w:val="CommentReference"/>
        </w:rPr>
        <w:annotationRef/>
      </w:r>
      <w:r>
        <w:t>En un informe detallado creo que hay que aportar explicaciones y recomendaciones para todas las reglas no cumplidas. Aplica a todos los sub apartados</w:t>
      </w:r>
    </w:p>
  </w:comment>
  <w:comment w:id="633" w:author="García Repetto, Pedro Luis" w:date="2018-07-13T13:03:00Z" w:initials="GRPL">
    <w:p w14:paraId="561CD972" w14:textId="495896D4" w:rsidR="00167689" w:rsidRDefault="00167689">
      <w:pPr>
        <w:pStyle w:val="CommentText"/>
      </w:pPr>
      <w:r>
        <w:rPr>
          <w:rStyle w:val="CommentReference"/>
        </w:rPr>
        <w:annotationRef/>
      </w:r>
      <w:r>
        <w:t>X de y o %</w:t>
      </w:r>
    </w:p>
  </w:comment>
  <w:comment w:id="655" w:author="García Repetto, Pedro Luis" w:date="2018-07-13T13:05:00Z" w:initials="GRPL">
    <w:p w14:paraId="669F2C84" w14:textId="418A3C5B" w:rsidR="00167689" w:rsidRDefault="00167689">
      <w:pPr>
        <w:pStyle w:val="CommentText"/>
      </w:pPr>
      <w:r>
        <w:rPr>
          <w:rStyle w:val="CommentReference"/>
        </w:rPr>
        <w:annotationRef/>
      </w:r>
      <w:r>
        <w:t>Está bien la recomendación pero quizás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1C8411" w15:done="0"/>
  <w15:commentEx w15:paraId="32992137" w15:paraIdParent="0E1C8411" w15:done="0"/>
  <w15:commentEx w15:paraId="5F8E6ACF" w15:done="0"/>
  <w15:commentEx w15:paraId="50D78292" w15:done="0"/>
  <w15:commentEx w15:paraId="16AFFFDE" w15:paraIdParent="50D78292" w15:done="0"/>
  <w15:commentEx w15:paraId="7D565ACD" w15:done="0"/>
  <w15:commentEx w15:paraId="6D09A876" w15:paraIdParent="7D565ACD" w15:done="0"/>
  <w15:commentEx w15:paraId="39F11916" w15:done="0"/>
  <w15:commentEx w15:paraId="4399FB5B" w15:done="0"/>
  <w15:commentEx w15:paraId="00977BF8" w15:paraIdParent="4399FB5B" w15:done="0"/>
  <w15:commentEx w15:paraId="1CE61285" w15:done="0"/>
  <w15:commentEx w15:paraId="099F157A" w15:paraIdParent="1CE61285" w15:done="0"/>
  <w15:commentEx w15:paraId="158BCFC0" w15:done="0"/>
  <w15:commentEx w15:paraId="6F75E33A" w15:done="0"/>
  <w15:commentEx w15:paraId="35C8139B" w15:done="0"/>
  <w15:commentEx w15:paraId="561CD972" w15:done="0"/>
  <w15:commentEx w15:paraId="669F2C8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1C8411" w16cid:durableId="1F606A74"/>
  <w16cid:commentId w16cid:paraId="32992137" w16cid:durableId="1F606A75"/>
  <w16cid:commentId w16cid:paraId="5F8E6ACF" w16cid:durableId="1F606A76"/>
  <w16cid:commentId w16cid:paraId="50D78292" w16cid:durableId="1F606A7B"/>
  <w16cid:commentId w16cid:paraId="16AFFFDE" w16cid:durableId="1F606A7C"/>
  <w16cid:commentId w16cid:paraId="7D565ACD" w16cid:durableId="1F606A7D"/>
  <w16cid:commentId w16cid:paraId="6D09A876" w16cid:durableId="1F606A7E"/>
  <w16cid:commentId w16cid:paraId="39F11916" w16cid:durableId="1F606A7F"/>
  <w16cid:commentId w16cid:paraId="4399FB5B" w16cid:durableId="1F606A82"/>
  <w16cid:commentId w16cid:paraId="00977BF8" w16cid:durableId="1F606A83"/>
  <w16cid:commentId w16cid:paraId="1CE61285" w16cid:durableId="1F606A86"/>
  <w16cid:commentId w16cid:paraId="099F157A" w16cid:durableId="1F606A87"/>
  <w16cid:commentId w16cid:paraId="158BCFC0" w16cid:durableId="1F606A88"/>
  <w16cid:commentId w16cid:paraId="6F75E33A" w16cid:durableId="1F606A89"/>
  <w16cid:commentId w16cid:paraId="35C8139B" w16cid:durableId="1F606A8A"/>
  <w16cid:commentId w16cid:paraId="561CD972" w16cid:durableId="1F606A8B"/>
  <w16cid:commentId w16cid:paraId="669F2C84" w16cid:durableId="1F606A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9056F" w14:textId="77777777" w:rsidR="00D83248" w:rsidRDefault="00D83248" w:rsidP="00345A65">
      <w:pPr>
        <w:spacing w:after="0"/>
      </w:pPr>
      <w:r>
        <w:separator/>
      </w:r>
    </w:p>
  </w:endnote>
  <w:endnote w:type="continuationSeparator" w:id="0">
    <w:p w14:paraId="47E016F7" w14:textId="77777777" w:rsidR="00D83248" w:rsidRDefault="00D83248" w:rsidP="00345A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CE 45 Light">
    <w:altName w:val="Trebuchet MS"/>
    <w:charset w:val="00"/>
    <w:family w:val="swiss"/>
    <w:pitch w:val="variable"/>
    <w:sig w:usb0="00000001" w:usb1="5000204A" w:usb2="00000000" w:usb3="00000000" w:csb0="000000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ektoMM_240 RG 564 NO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 Bold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G Uni2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TC Officina Sans Book">
    <w:altName w:val="Vrinda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NewCenturySchl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utura Md BT">
    <w:altName w:val="Segoe UI Semibold"/>
    <w:charset w:val="00"/>
    <w:family w:val="swiss"/>
    <w:pitch w:val="variable"/>
    <w:sig w:usb0="00000001" w:usb1="00000000" w:usb2="00000000" w:usb3="00000000" w:csb0="0000001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yriaMM_830 BL 600 NO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45 Light">
    <w:altName w:val="Cordia New"/>
    <w:charset w:val="00"/>
    <w:family w:val="swiss"/>
    <w:pitch w:val="variable"/>
    <w:sig w:usb0="00000003" w:usb1="00000000" w:usb2="00000000" w:usb3="00000000" w:csb0="00000001" w:csb1="00000000"/>
  </w:font>
  <w:font w:name="Helvetica 55 Roman">
    <w:altName w:val="Corbel"/>
    <w:charset w:val="00"/>
    <w:family w:val="swiss"/>
    <w:pitch w:val="variable"/>
    <w:sig w:usb0="800000AF" w:usb1="5000204A" w:usb2="00000000" w:usb3="00000000" w:csb0="0000009B" w:csb1="00000000"/>
  </w:font>
  <w:font w:name="Helvetica Narrow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FD006" w14:textId="77777777" w:rsidR="00167689" w:rsidRDefault="00167689" w:rsidP="00D81896">
    <w:pPr>
      <w:pStyle w:val="Footer"/>
    </w:pPr>
  </w:p>
  <w:p w14:paraId="333FD007" w14:textId="77777777" w:rsidR="00167689" w:rsidRPr="00415AE8" w:rsidRDefault="00167689" w:rsidP="00D81896">
    <w:pPr>
      <w:rPr>
        <w:sz w:val="20"/>
      </w:rPr>
    </w:pPr>
  </w:p>
  <w:p w14:paraId="333FD008" w14:textId="77777777" w:rsidR="00167689" w:rsidRPr="00415AE8" w:rsidRDefault="00167689" w:rsidP="00D81896">
    <w:pPr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799" w:type="dxa"/>
      <w:tblInd w:w="-1060" w:type="dxa"/>
      <w:tblLook w:val="01E0" w:firstRow="1" w:lastRow="1" w:firstColumn="1" w:lastColumn="1" w:noHBand="0" w:noVBand="0"/>
    </w:tblPr>
    <w:tblGrid>
      <w:gridCol w:w="1669"/>
      <w:gridCol w:w="2510"/>
      <w:gridCol w:w="3969"/>
      <w:gridCol w:w="1595"/>
      <w:gridCol w:w="2056"/>
    </w:tblGrid>
    <w:tr w:rsidR="00167689" w:rsidRPr="00F723F3" w14:paraId="333FD00E" w14:textId="77777777" w:rsidTr="00A04DE8">
      <w:trPr>
        <w:trHeight w:val="439"/>
      </w:trPr>
      <w:tc>
        <w:tcPr>
          <w:tcW w:w="1669" w:type="dxa"/>
          <w:vAlign w:val="center"/>
        </w:tcPr>
        <w:p w14:paraId="333FD009" w14:textId="52789B4C" w:rsidR="00167689" w:rsidRPr="00F723F3" w:rsidRDefault="00167689" w:rsidP="005B0488">
          <w:pPr>
            <w:pStyle w:val="Footer"/>
            <w:spacing w:before="100" w:beforeAutospacing="1" w:after="100" w:afterAutospacing="1"/>
            <w:ind w:left="493"/>
            <w:rPr>
              <w:szCs w:val="16"/>
              <w:lang w:val="es-ES_tradnl"/>
            </w:rPr>
          </w:pPr>
          <w:r>
            <w:rPr>
              <w:bCs/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333FD017" wp14:editId="333FD018">
                    <wp:simplePos x="0" y="0"/>
                    <wp:positionH relativeFrom="column">
                      <wp:posOffset>-1492885</wp:posOffset>
                    </wp:positionH>
                    <wp:positionV relativeFrom="line">
                      <wp:posOffset>-58420</wp:posOffset>
                    </wp:positionV>
                    <wp:extent cx="17999710" cy="635"/>
                    <wp:effectExtent l="0" t="0" r="40640" b="37465"/>
                    <wp:wrapNone/>
                    <wp:docPr id="20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17999710" cy="63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FFC000"/>
                              </a:solidFill>
                              <a:round/>
                              <a:headEnd/>
                              <a:tailEnd/>
                            </a:ln>
                            <a:effectLst>
                              <a:outerShdw dist="35921" dir="2700000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6D3C19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8" o:spid="_x0000_s1026" type="#_x0000_t32" style="position:absolute;margin-left:-117.55pt;margin-top:-4.6pt;width:1417.3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" strokecolor="#ffc000">
                    <v:shadow on="t" color="#622423" opacity=".5"/>
                    <w10:wrap anchory="line"/>
                  </v:shape>
                </w:pict>
              </mc:Fallback>
            </mc:AlternateContent>
          </w:r>
          <w:r>
            <w:rPr>
              <w:szCs w:val="16"/>
              <w:lang w:val="es-ES_tradnl"/>
            </w:rPr>
            <w:t>F</w:t>
          </w:r>
          <w:r w:rsidRPr="00F723F3">
            <w:rPr>
              <w:szCs w:val="16"/>
              <w:lang w:val="es-ES_tradnl"/>
            </w:rPr>
            <w:t>echa:</w:t>
          </w:r>
          <w:r>
            <w:rPr>
              <w:szCs w:val="16"/>
              <w:lang w:val="es-ES_tradnl"/>
            </w:rPr>
            <w:t xml:space="preserve"> 12</w:t>
          </w:r>
        </w:p>
      </w:tc>
      <w:tc>
        <w:tcPr>
          <w:tcW w:w="2510" w:type="dxa"/>
          <w:vAlign w:val="center"/>
        </w:tcPr>
        <w:p w14:paraId="333FD00A" w14:textId="415216D0" w:rsidR="00167689" w:rsidRPr="00F723F3" w:rsidRDefault="00167689" w:rsidP="004539EE">
          <w:pPr>
            <w:pStyle w:val="Footer"/>
            <w:spacing w:before="100" w:beforeAutospacing="1" w:after="100" w:afterAutospacing="1"/>
            <w:rPr>
              <w:szCs w:val="16"/>
              <w:lang w:val="es-ES_tradnl"/>
            </w:rPr>
          </w:pPr>
          <w:r>
            <w:rPr>
              <w:szCs w:val="16"/>
              <w:lang w:val="es-ES_tradnl"/>
            </w:rPr>
            <w:t>Julio de 2018</w:t>
          </w:r>
        </w:p>
      </w:tc>
      <w:tc>
        <w:tcPr>
          <w:tcW w:w="3969" w:type="dxa"/>
          <w:vAlign w:val="center"/>
        </w:tcPr>
        <w:p w14:paraId="333FD00B" w14:textId="30916EBA" w:rsidR="00167689" w:rsidRPr="00F723F3" w:rsidRDefault="00167689" w:rsidP="003A5E01">
          <w:pPr>
            <w:pStyle w:val="Footer"/>
            <w:spacing w:before="100" w:beforeAutospacing="1" w:after="100" w:afterAutospacing="1"/>
            <w:ind w:hanging="5"/>
            <w:rPr>
              <w:lang w:val="es-ES_tradnl"/>
            </w:rPr>
          </w:pPr>
          <w:r w:rsidRPr="003A5E01">
            <w:rPr>
              <w:lang w:val="es-ES_tradnl"/>
            </w:rPr>
            <w:t>S</w:t>
          </w:r>
          <w:r>
            <w:rPr>
              <w:lang w:val="es-ES_tradnl"/>
            </w:rPr>
            <w:t>ervicios para pruebas y validación de aplicaciones</w:t>
          </w:r>
        </w:p>
      </w:tc>
      <w:tc>
        <w:tcPr>
          <w:tcW w:w="1595" w:type="dxa"/>
          <w:vAlign w:val="center"/>
        </w:tcPr>
        <w:p w14:paraId="333FD00C" w14:textId="77777777" w:rsidR="00167689" w:rsidRPr="00F723F3" w:rsidRDefault="00167689" w:rsidP="006C5A9E">
          <w:pPr>
            <w:pStyle w:val="Footer"/>
            <w:spacing w:before="100" w:beforeAutospacing="1" w:after="100" w:afterAutospacing="1"/>
            <w:jc w:val="center"/>
            <w:rPr>
              <w:szCs w:val="16"/>
              <w:lang w:val="es-ES_tradnl"/>
            </w:rPr>
          </w:pPr>
          <w:r>
            <w:rPr>
              <w:szCs w:val="16"/>
              <w:lang w:val="es-ES_tradnl"/>
            </w:rPr>
            <w:t>Versión 1.0</w:t>
          </w:r>
        </w:p>
      </w:tc>
      <w:tc>
        <w:tcPr>
          <w:tcW w:w="2056" w:type="dxa"/>
          <w:vAlign w:val="center"/>
        </w:tcPr>
        <w:p w14:paraId="333FD00D" w14:textId="340FDBE8" w:rsidR="00167689" w:rsidRPr="00F723F3" w:rsidRDefault="00167689" w:rsidP="006C5A9E">
          <w:pPr>
            <w:pStyle w:val="Footer"/>
            <w:spacing w:before="100" w:beforeAutospacing="1" w:after="100" w:afterAutospacing="1"/>
            <w:jc w:val="right"/>
            <w:rPr>
              <w:szCs w:val="16"/>
              <w:lang w:val="es-ES_tradnl"/>
            </w:rPr>
          </w:pPr>
          <w:r w:rsidRPr="00F723F3">
            <w:rPr>
              <w:szCs w:val="16"/>
              <w:lang w:val="es-ES_tradnl"/>
            </w:rPr>
            <w:t xml:space="preserve">Página </w:t>
          </w:r>
          <w:r w:rsidRPr="007B1E8E">
            <w:rPr>
              <w:szCs w:val="16"/>
              <w:lang w:val="es-ES_tradnl"/>
            </w:rPr>
            <w:fldChar w:fldCharType="begin"/>
          </w:r>
          <w:r w:rsidRPr="007B1E8E">
            <w:rPr>
              <w:szCs w:val="16"/>
              <w:lang w:val="es-ES_tradnl"/>
            </w:rPr>
            <w:instrText xml:space="preserve"> PAGE </w:instrText>
          </w:r>
          <w:r w:rsidRPr="007B1E8E">
            <w:rPr>
              <w:szCs w:val="16"/>
              <w:lang w:val="es-ES_tradnl"/>
            </w:rPr>
            <w:fldChar w:fldCharType="separate"/>
          </w:r>
          <w:r w:rsidR="00047E68">
            <w:rPr>
              <w:noProof/>
              <w:szCs w:val="16"/>
              <w:lang w:val="es-ES_tradnl"/>
            </w:rPr>
            <w:t>3</w:t>
          </w:r>
          <w:r w:rsidRPr="007B1E8E">
            <w:rPr>
              <w:szCs w:val="16"/>
              <w:lang w:val="es-ES_tradnl"/>
            </w:rPr>
            <w:fldChar w:fldCharType="end"/>
          </w:r>
          <w:r w:rsidRPr="00F723F3">
            <w:rPr>
              <w:szCs w:val="16"/>
              <w:lang w:val="es-ES_tradnl"/>
            </w:rPr>
            <w:t xml:space="preserve"> de </w:t>
          </w:r>
          <w:r w:rsidRPr="00F723F3">
            <w:rPr>
              <w:szCs w:val="16"/>
              <w:lang w:val="es-ES_tradnl"/>
            </w:rPr>
            <w:fldChar w:fldCharType="begin"/>
          </w:r>
          <w:r w:rsidRPr="00F723F3">
            <w:rPr>
              <w:szCs w:val="16"/>
              <w:lang w:val="es-ES_tradnl"/>
            </w:rPr>
            <w:instrText xml:space="preserve"> NUMPAGES </w:instrText>
          </w:r>
          <w:r w:rsidRPr="00F723F3">
            <w:rPr>
              <w:szCs w:val="16"/>
              <w:lang w:val="es-ES_tradnl"/>
            </w:rPr>
            <w:fldChar w:fldCharType="separate"/>
          </w:r>
          <w:r w:rsidR="00047E68">
            <w:rPr>
              <w:noProof/>
              <w:szCs w:val="16"/>
              <w:lang w:val="es-ES_tradnl"/>
            </w:rPr>
            <w:t>3</w:t>
          </w:r>
          <w:r w:rsidRPr="00F723F3">
            <w:rPr>
              <w:szCs w:val="16"/>
              <w:lang w:val="es-ES_tradnl"/>
            </w:rPr>
            <w:fldChar w:fldCharType="end"/>
          </w:r>
          <w:bookmarkStart w:id="228" w:name="_Toc307497681"/>
        </w:p>
      </w:tc>
    </w:tr>
    <w:tr w:rsidR="00167689" w:rsidRPr="00F723F3" w14:paraId="333FD011" w14:textId="77777777" w:rsidTr="00A04DE8">
      <w:trPr>
        <w:trHeight w:val="641"/>
      </w:trPr>
      <w:tc>
        <w:tcPr>
          <w:tcW w:w="11799" w:type="dxa"/>
          <w:gridSpan w:val="5"/>
          <w:vAlign w:val="center"/>
        </w:tcPr>
        <w:p w14:paraId="333FD00F" w14:textId="77777777" w:rsidR="00167689" w:rsidRDefault="00167689" w:rsidP="006C5A9E">
          <w:pPr>
            <w:pStyle w:val="Footer"/>
            <w:spacing w:before="100" w:beforeAutospacing="1"/>
            <w:jc w:val="center"/>
            <w:rPr>
              <w:lang w:val="es-ES_tradnl"/>
            </w:rPr>
          </w:pPr>
          <w:r w:rsidRPr="00F723F3">
            <w:rPr>
              <w:lang w:val="es-ES_tradnl"/>
            </w:rPr>
            <w:t xml:space="preserve">Prohibida la reproducción y/o distribución de este documento, completo o por partes, sin la autorización previa y por escrito de </w:t>
          </w:r>
        </w:p>
        <w:p w14:paraId="333FD010" w14:textId="1E8D49CE" w:rsidR="00167689" w:rsidRPr="00F723F3" w:rsidRDefault="00167689" w:rsidP="00A1295E">
          <w:pPr>
            <w:pStyle w:val="Footer"/>
            <w:spacing w:before="100" w:beforeAutospacing="1"/>
            <w:jc w:val="center"/>
            <w:rPr>
              <w:lang w:val="es-ES_tradnl"/>
            </w:rPr>
          </w:pPr>
          <w:r w:rsidRPr="00F723F3">
            <w:rPr>
              <w:b/>
              <w:lang w:val="es-ES_tradnl"/>
            </w:rPr>
            <w:t>Capgemini España, S.L.</w:t>
          </w:r>
          <w:bookmarkEnd w:id="228"/>
        </w:p>
      </w:tc>
    </w:tr>
  </w:tbl>
  <w:p w14:paraId="333FD012" w14:textId="77777777" w:rsidR="00167689" w:rsidRPr="00C6424F" w:rsidRDefault="00167689">
    <w:pPr>
      <w:pStyle w:val="Footer"/>
      <w:rPr>
        <w:rStyle w:val="PageNumber"/>
        <w:lang w:val="es-ES_tradn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61B8E" w14:textId="77777777" w:rsidR="00D83248" w:rsidRDefault="00D83248" w:rsidP="00345A65">
      <w:pPr>
        <w:spacing w:after="0"/>
      </w:pPr>
      <w:r>
        <w:separator/>
      </w:r>
    </w:p>
  </w:footnote>
  <w:footnote w:type="continuationSeparator" w:id="0">
    <w:p w14:paraId="42A10A7C" w14:textId="77777777" w:rsidR="00D83248" w:rsidRDefault="00D83248" w:rsidP="00345A6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FCFF4" w14:textId="77777777" w:rsidR="00167689" w:rsidRPr="00415AE8" w:rsidRDefault="00167689" w:rsidP="00D81896">
    <w:pPr>
      <w:rPr>
        <w:sz w:val="20"/>
      </w:rPr>
    </w:pPr>
  </w:p>
  <w:p w14:paraId="333FCFF5" w14:textId="77777777" w:rsidR="00167689" w:rsidRPr="00415AE8" w:rsidRDefault="00167689" w:rsidP="00D81896">
    <w:pPr>
      <w:rPr>
        <w:sz w:val="20"/>
      </w:rPr>
    </w:pPr>
  </w:p>
  <w:p w14:paraId="333FCFF6" w14:textId="77777777" w:rsidR="00167689" w:rsidRPr="00415AE8" w:rsidRDefault="00167689" w:rsidP="00D81896">
    <w:pPr>
      <w:rPr>
        <w:sz w:val="20"/>
      </w:rPr>
    </w:pPr>
  </w:p>
  <w:p w14:paraId="333FCFF7" w14:textId="77777777" w:rsidR="00167689" w:rsidRPr="00415AE8" w:rsidRDefault="00167689" w:rsidP="00D81896">
    <w:pPr>
      <w:rPr>
        <w:sz w:val="20"/>
      </w:rPr>
    </w:pPr>
  </w:p>
  <w:p w14:paraId="333FCFF8" w14:textId="77777777" w:rsidR="00167689" w:rsidRPr="00415AE8" w:rsidRDefault="00167689" w:rsidP="00D81896">
    <w:pPr>
      <w:rPr>
        <w:sz w:val="20"/>
      </w:rPr>
    </w:pPr>
  </w:p>
  <w:p w14:paraId="333FCFF9" w14:textId="77777777" w:rsidR="00167689" w:rsidRPr="00415AE8" w:rsidRDefault="00167689" w:rsidP="00D81896">
    <w:pPr>
      <w:rPr>
        <w:sz w:val="20"/>
      </w:rPr>
    </w:pPr>
  </w:p>
  <w:p w14:paraId="333FCFFA" w14:textId="77777777" w:rsidR="00167689" w:rsidRPr="00415AE8" w:rsidRDefault="00167689" w:rsidP="00D81896">
    <w:pPr>
      <w:rPr>
        <w:sz w:val="20"/>
      </w:rPr>
    </w:pPr>
  </w:p>
  <w:p w14:paraId="333FCFFB" w14:textId="77777777" w:rsidR="00167689" w:rsidRPr="00415AE8" w:rsidRDefault="00167689" w:rsidP="00D81896">
    <w:pPr>
      <w:rPr>
        <w:sz w:val="20"/>
      </w:rPr>
    </w:pPr>
  </w:p>
  <w:p w14:paraId="333FCFFC" w14:textId="77777777" w:rsidR="00167689" w:rsidRPr="00415AE8" w:rsidRDefault="00167689" w:rsidP="00D81896">
    <w:pPr>
      <w:rPr>
        <w:sz w:val="20"/>
      </w:rPr>
    </w:pPr>
  </w:p>
  <w:p w14:paraId="333FCFFD" w14:textId="77777777" w:rsidR="00167689" w:rsidRPr="00415AE8" w:rsidRDefault="00167689" w:rsidP="00D81896">
    <w:pPr>
      <w:rPr>
        <w:sz w:val="20"/>
      </w:rPr>
    </w:pPr>
  </w:p>
  <w:p w14:paraId="333FCFFE" w14:textId="77777777" w:rsidR="00167689" w:rsidRPr="00415AE8" w:rsidRDefault="00167689" w:rsidP="00D81896">
    <w:pPr>
      <w:rPr>
        <w:sz w:val="20"/>
      </w:rPr>
    </w:pPr>
  </w:p>
  <w:p w14:paraId="333FCFFF" w14:textId="77777777" w:rsidR="00167689" w:rsidRPr="00415AE8" w:rsidRDefault="00167689" w:rsidP="00D81896">
    <w:pPr>
      <w:rPr>
        <w:sz w:val="20"/>
      </w:rPr>
    </w:pPr>
  </w:p>
  <w:p w14:paraId="333FD000" w14:textId="77777777" w:rsidR="00167689" w:rsidRPr="00415AE8" w:rsidRDefault="00167689" w:rsidP="00D81896">
    <w:pPr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80" w:type="dxa"/>
      <w:tblInd w:w="-931" w:type="dxa"/>
      <w:tblCellMar>
        <w:top w:w="57" w:type="dxa"/>
        <w:left w:w="57" w:type="dxa"/>
        <w:bottom w:w="57" w:type="dxa"/>
        <w:right w:w="57" w:type="dxa"/>
      </w:tblCellMar>
      <w:tblLook w:val="0000" w:firstRow="0" w:lastRow="0" w:firstColumn="0" w:lastColumn="0" w:noHBand="0" w:noVBand="0"/>
    </w:tblPr>
    <w:tblGrid>
      <w:gridCol w:w="8728"/>
      <w:gridCol w:w="1652"/>
    </w:tblGrid>
    <w:tr w:rsidR="00167689" w:rsidRPr="00415AE8" w14:paraId="333FD004" w14:textId="77777777" w:rsidTr="00654E09">
      <w:trPr>
        <w:trHeight w:val="669"/>
      </w:trPr>
      <w:tc>
        <w:tcPr>
          <w:tcW w:w="8728" w:type="dxa"/>
        </w:tcPr>
        <w:p w14:paraId="333FD001" w14:textId="37BF9988" w:rsidR="00167689" w:rsidRPr="00654E09" w:rsidRDefault="00167689" w:rsidP="00654E09">
          <w:pPr>
            <w:pStyle w:val="SubTitle"/>
          </w:pPr>
          <w:r>
            <w:drawing>
              <wp:anchor distT="0" distB="0" distL="114300" distR="114300" simplePos="0" relativeHeight="251659264" behindDoc="1" locked="0" layoutInCell="1" allowOverlap="1" wp14:anchorId="333FD013" wp14:editId="333FD014">
                <wp:simplePos x="0" y="0"/>
                <wp:positionH relativeFrom="column">
                  <wp:posOffset>-2870835</wp:posOffset>
                </wp:positionH>
                <wp:positionV relativeFrom="paragraph">
                  <wp:posOffset>-541020</wp:posOffset>
                </wp:positionV>
                <wp:extent cx="11960225" cy="1695450"/>
                <wp:effectExtent l="19050" t="0" r="3175" b="0"/>
                <wp:wrapNone/>
                <wp:docPr id="5" name="Picture 20" descr="template_main_slid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 descr="template_main_slid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4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60225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lang w:val="en-US" w:eastAsia="en-US"/>
            </w:rPr>
            <w:t>Servicio AECF – Informe de resultados</w:t>
          </w:r>
        </w:p>
        <w:p w14:paraId="333FD002" w14:textId="77777777" w:rsidR="00167689" w:rsidRPr="00790F74" w:rsidRDefault="00167689">
          <w:pPr>
            <w:rPr>
              <w:lang w:val="es-ES"/>
            </w:rPr>
          </w:pPr>
        </w:p>
      </w:tc>
      <w:tc>
        <w:tcPr>
          <w:tcW w:w="1652" w:type="dxa"/>
        </w:tcPr>
        <w:p w14:paraId="333FD003" w14:textId="77777777" w:rsidR="00167689" w:rsidRPr="00415AE8" w:rsidRDefault="00167689">
          <w:pPr>
            <w:rPr>
              <w:sz w:val="20"/>
            </w:rPr>
          </w:pPr>
          <w:r>
            <w:rPr>
              <w:noProof/>
              <w:lang w:val="es-ES" w:eastAsia="es-ES"/>
            </w:rPr>
            <w:drawing>
              <wp:anchor distT="0" distB="0" distL="114300" distR="114300" simplePos="0" relativeHeight="251657216" behindDoc="0" locked="0" layoutInCell="1" allowOverlap="1" wp14:anchorId="333FD015" wp14:editId="333FD016">
                <wp:simplePos x="0" y="0"/>
                <wp:positionH relativeFrom="column">
                  <wp:posOffset>571500</wp:posOffset>
                </wp:positionH>
                <wp:positionV relativeFrom="paragraph">
                  <wp:posOffset>1905</wp:posOffset>
                </wp:positionV>
                <wp:extent cx="487680" cy="476250"/>
                <wp:effectExtent l="19050" t="0" r="7620" b="0"/>
                <wp:wrapSquare wrapText="bothSides"/>
                <wp:docPr id="6" name="Picture 25" descr="CBE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CBE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gray">
                        <a:xfrm>
                          <a:off x="0" y="0"/>
                          <a:ext cx="48768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333FD005" w14:textId="77777777" w:rsidR="00167689" w:rsidRPr="00415AE8" w:rsidRDefault="00167689" w:rsidP="00654E09">
    <w:pPr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9.6pt;height:9.6pt" o:bullet="t">
        <v:imagedata r:id="rId1" o:title="BD15135_"/>
      </v:shape>
    </w:pict>
  </w:numPicBullet>
  <w:numPicBullet w:numPicBulletId="1">
    <w:pict>
      <v:shape id="_x0000_i1043" type="#_x0000_t75" style="width:9.6pt;height:9.6pt" o:bullet="t">
        <v:imagedata r:id="rId2" o:title="BD15136_"/>
      </v:shape>
    </w:pict>
  </w:numPicBullet>
  <w:abstractNum w:abstractNumId="0" w15:restartNumberingAfterBreak="0">
    <w:nsid w:val="FFFFFF83"/>
    <w:multiLevelType w:val="singleLevel"/>
    <w:tmpl w:val="9DFE834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141DB8"/>
    <w:multiLevelType w:val="multilevel"/>
    <w:tmpl w:val="4E5EF55E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C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2C97C31"/>
    <w:multiLevelType w:val="hybridMultilevel"/>
    <w:tmpl w:val="EAAA2EE2"/>
    <w:lvl w:ilvl="0" w:tplc="04090001">
      <w:start w:val="1"/>
      <w:numFmt w:val="decimal"/>
      <w:lvlText w:val="%1."/>
      <w:lvlJc w:val="left"/>
      <w:pPr>
        <w:tabs>
          <w:tab w:val="num" w:pos="700"/>
        </w:tabs>
        <w:ind w:left="700" w:hanging="360"/>
      </w:pPr>
      <w:rPr>
        <w:rFonts w:hint="default"/>
      </w:rPr>
    </w:lvl>
    <w:lvl w:ilvl="1" w:tplc="04090003">
      <w:start w:val="1"/>
      <w:numFmt w:val="bullet"/>
      <w:pStyle w:val="Estilo2"/>
      <w:lvlText w:val=""/>
      <w:lvlJc w:val="left"/>
      <w:pPr>
        <w:tabs>
          <w:tab w:val="num" w:pos="1100"/>
        </w:tabs>
        <w:ind w:left="1420" w:hanging="3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F6935"/>
    <w:multiLevelType w:val="hybridMultilevel"/>
    <w:tmpl w:val="1B6EBA94"/>
    <w:lvl w:ilvl="0" w:tplc="9AECC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80"/>
      </w:rPr>
    </w:lvl>
    <w:lvl w:ilvl="1" w:tplc="32008EB6">
      <w:start w:val="1"/>
      <w:numFmt w:val="bullet"/>
      <w:pStyle w:val="Sepe-Puntos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733AB"/>
    <w:multiLevelType w:val="multilevel"/>
    <w:tmpl w:val="5E86A69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lowerLetter"/>
      <w:pStyle w:val="abc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A93698E"/>
    <w:multiLevelType w:val="hybridMultilevel"/>
    <w:tmpl w:val="576AD8EC"/>
    <w:lvl w:ilvl="0" w:tplc="0C0A0005">
      <w:start w:val="1"/>
      <w:numFmt w:val="bullet"/>
      <w:pStyle w:val="TableBullet2"/>
      <w:lvlText w:val=""/>
      <w:lvlJc w:val="left"/>
      <w:pPr>
        <w:tabs>
          <w:tab w:val="num" w:pos="1200"/>
        </w:tabs>
        <w:ind w:left="1200" w:hanging="228"/>
      </w:pPr>
      <w:rPr>
        <w:rFonts w:ascii="Symbol" w:hAnsi="Symbol" w:hint="default"/>
        <w:color w:val="003366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B59782E"/>
    <w:multiLevelType w:val="hybridMultilevel"/>
    <w:tmpl w:val="8354C8F6"/>
    <w:lvl w:ilvl="0" w:tplc="04090001">
      <w:start w:val="1"/>
      <w:numFmt w:val="bullet"/>
      <w:pStyle w:val="TableBullet1"/>
      <w:lvlText w:val=""/>
      <w:lvlJc w:val="left"/>
      <w:pPr>
        <w:tabs>
          <w:tab w:val="num" w:pos="576"/>
        </w:tabs>
        <w:ind w:left="576" w:hanging="216"/>
      </w:pPr>
      <w:rPr>
        <w:rFonts w:ascii="Wingdings" w:hAnsi="Wingdings" w:hint="default"/>
        <w:color w:val="00336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7A6665"/>
    <w:multiLevelType w:val="hybridMultilevel"/>
    <w:tmpl w:val="88CA49B4"/>
    <w:lvl w:ilvl="0" w:tplc="68E6BD9C">
      <w:start w:val="1"/>
      <w:numFmt w:val="bullet"/>
      <w:pStyle w:val="Puntostablas"/>
      <w:lvlText w:val="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EB6C93"/>
    <w:multiLevelType w:val="multilevel"/>
    <w:tmpl w:val="49BADD82"/>
    <w:lvl w:ilvl="0">
      <w:start w:val="2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abecera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</w:rPr>
    </w:lvl>
    <w:lvl w:ilvl="2">
      <w:start w:val="1"/>
      <w:numFmt w:val="decimal"/>
      <w:pStyle w:val="Cabecera3new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abecera4"/>
      <w:lvlText w:val="%1.%2.%3.%4"/>
      <w:lvlJc w:val="left"/>
      <w:pPr>
        <w:tabs>
          <w:tab w:val="num" w:pos="864"/>
        </w:tabs>
        <w:ind w:left="864" w:hanging="864"/>
      </w:pPr>
      <w:rPr>
        <w:rFonts w:ascii="Helvetica CE 45 Light" w:hAnsi="Helvetica CE 45 Light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0DFA6ADA"/>
    <w:multiLevelType w:val="multilevel"/>
    <w:tmpl w:val="B150C0B4"/>
    <w:lvl w:ilvl="0">
      <w:start w:val="1"/>
      <w:numFmt w:val="decimal"/>
      <w:lvlText w:val="%1"/>
      <w:lvlJc w:val="left"/>
      <w:pPr>
        <w:tabs>
          <w:tab w:val="num" w:pos="1778"/>
        </w:tabs>
        <w:ind w:left="0" w:firstLine="1418"/>
      </w:pPr>
      <w:rPr>
        <w:rFonts w:hint="default"/>
      </w:rPr>
    </w:lvl>
    <w:lvl w:ilvl="1">
      <w:start w:val="1"/>
      <w:numFmt w:val="bullet"/>
      <w:pStyle w:val="Puntos1"/>
      <w:lvlText w:val=""/>
      <w:lvlJc w:val="left"/>
      <w:pPr>
        <w:tabs>
          <w:tab w:val="num" w:pos="2345"/>
        </w:tabs>
        <w:ind w:left="0" w:firstLine="1985"/>
      </w:pPr>
      <w:rPr>
        <w:rFonts w:ascii="Symbol" w:hAnsi="Symbol" w:hint="default"/>
        <w:b/>
        <w:i w:val="0"/>
        <w:color w:val="FF0000"/>
        <w:sz w:val="22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184"/>
        </w:tabs>
        <w:ind w:left="51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328"/>
        </w:tabs>
        <w:ind w:left="53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72"/>
        </w:tabs>
        <w:ind w:left="54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16"/>
        </w:tabs>
        <w:ind w:left="56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04"/>
        </w:tabs>
        <w:ind w:left="5904" w:hanging="1584"/>
      </w:pPr>
      <w:rPr>
        <w:rFonts w:hint="default"/>
      </w:rPr>
    </w:lvl>
  </w:abstractNum>
  <w:abstractNum w:abstractNumId="10" w15:restartNumberingAfterBreak="0">
    <w:nsid w:val="0E53378A"/>
    <w:multiLevelType w:val="hybridMultilevel"/>
    <w:tmpl w:val="4ACE45D4"/>
    <w:lvl w:ilvl="0" w:tplc="001ECBF2">
      <w:start w:val="1"/>
      <w:numFmt w:val="bullet"/>
      <w:pStyle w:val="Elipsos-Puntos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EB44E1"/>
    <w:multiLevelType w:val="multilevel"/>
    <w:tmpl w:val="D5BE7D3C"/>
    <w:lvl w:ilvl="0">
      <w:start w:val="1"/>
      <w:numFmt w:val="bullet"/>
      <w:pStyle w:val="ListaNivel1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position w:val="0"/>
        <w:sz w:val="20"/>
      </w:rPr>
    </w:lvl>
    <w:lvl w:ilvl="1">
      <w:start w:val="1"/>
      <w:numFmt w:val="bullet"/>
      <w:lvlText w:val=""/>
      <w:lvlJc w:val="left"/>
      <w:pPr>
        <w:tabs>
          <w:tab w:val="num" w:pos="927"/>
        </w:tabs>
        <w:ind w:left="851" w:hanging="284"/>
      </w:pPr>
      <w:rPr>
        <w:rFonts w:ascii="Wingdings" w:hAnsi="Wingdings" w:hint="default"/>
        <w:position w:val="-6"/>
        <w:sz w:val="26"/>
      </w:rPr>
    </w:lvl>
    <w:lvl w:ilvl="2">
      <w:start w:val="1"/>
      <w:numFmt w:val="bullet"/>
      <w:lvlText w:val=""/>
      <w:lvlJc w:val="left"/>
      <w:pPr>
        <w:tabs>
          <w:tab w:val="num" w:pos="1494"/>
        </w:tabs>
        <w:ind w:left="1418" w:hanging="284"/>
      </w:pPr>
      <w:rPr>
        <w:rFonts w:ascii="Wingdings" w:hAnsi="Wingdings" w:hint="default"/>
        <w:sz w:val="14"/>
      </w:rPr>
    </w:lvl>
    <w:lvl w:ilvl="3">
      <w:start w:val="1"/>
      <w:numFmt w:val="bullet"/>
      <w:lvlText w:val="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2552"/>
        </w:tabs>
        <w:ind w:left="2552" w:hanging="284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119"/>
        </w:tabs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3686"/>
        </w:tabs>
        <w:ind w:left="3686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173"/>
        </w:tabs>
        <w:ind w:left="5173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5893"/>
        </w:tabs>
        <w:ind w:left="5893" w:hanging="360"/>
      </w:pPr>
      <w:rPr>
        <w:rFonts w:ascii="Wingdings" w:hAnsi="Wingdings" w:hint="default"/>
      </w:rPr>
    </w:lvl>
  </w:abstractNum>
  <w:abstractNum w:abstractNumId="12" w15:restartNumberingAfterBreak="0">
    <w:nsid w:val="15510BA8"/>
    <w:multiLevelType w:val="multilevel"/>
    <w:tmpl w:val="C272125E"/>
    <w:lvl w:ilvl="0">
      <w:start w:val="1"/>
      <w:numFmt w:val="decimal"/>
      <w:lvlText w:val="%1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4">
      <w:start w:val="1"/>
      <w:numFmt w:val="decimal"/>
      <w:pStyle w:val="CapHeading5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 w15:restartNumberingAfterBreak="0">
    <w:nsid w:val="17333107"/>
    <w:multiLevelType w:val="multilevel"/>
    <w:tmpl w:val="363C2C8A"/>
    <w:styleLink w:val="1ai"/>
    <w:lvl w:ilvl="0">
      <w:start w:val="1"/>
      <w:numFmt w:val="decimal"/>
      <w:pStyle w:val="CapBullet1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color w:val="009BCC"/>
        <w:sz w:val="20"/>
        <w:szCs w:val="20"/>
      </w:rPr>
    </w:lvl>
    <w:lvl w:ilvl="1">
      <w:start w:val="1"/>
      <w:numFmt w:val="lowerLetter"/>
      <w:pStyle w:val="CapBullet2"/>
      <w:lvlText w:val="%2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009BCC"/>
        <w:sz w:val="20"/>
        <w:szCs w:val="20"/>
      </w:rPr>
    </w:lvl>
    <w:lvl w:ilvl="2">
      <w:start w:val="1"/>
      <w:numFmt w:val="lowerRoman"/>
      <w:pStyle w:val="CapBullet3"/>
      <w:lvlText w:val="%3)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color w:val="009BCC"/>
        <w:sz w:val="20"/>
        <w:szCs w:val="20"/>
      </w:rPr>
    </w:lvl>
    <w:lvl w:ilvl="3">
      <w:start w:val="1"/>
      <w:numFmt w:val="bullet"/>
      <w:pStyle w:val="CapBullet4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009BCC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4" w15:restartNumberingAfterBreak="0">
    <w:nsid w:val="18176515"/>
    <w:multiLevelType w:val="hybridMultilevel"/>
    <w:tmpl w:val="54F25908"/>
    <w:lvl w:ilvl="0" w:tplc="0C0A0005">
      <w:start w:val="1"/>
      <w:numFmt w:val="bullet"/>
      <w:pStyle w:val="ResumeBullet2"/>
      <w:lvlText w:val="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color w:val="009BCC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8C871D0"/>
    <w:multiLevelType w:val="hybridMultilevel"/>
    <w:tmpl w:val="318411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AE4B2E"/>
    <w:multiLevelType w:val="multilevel"/>
    <w:tmpl w:val="7332D1CC"/>
    <w:lvl w:ilvl="0">
      <w:start w:val="1"/>
      <w:numFmt w:val="decimal"/>
      <w:pStyle w:val="Titulo1"/>
      <w:lvlText w:val="%1."/>
      <w:lvlJc w:val="left"/>
      <w:pPr>
        <w:tabs>
          <w:tab w:val="num" w:pos="927"/>
        </w:tabs>
        <w:ind w:left="72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tabs>
          <w:tab w:val="num" w:pos="927"/>
        </w:tabs>
        <w:ind w:left="1152" w:hanging="432"/>
      </w:pPr>
      <w:rPr>
        <w:rFonts w:hint="default"/>
      </w:rPr>
    </w:lvl>
    <w:lvl w:ilvl="2">
      <w:start w:val="1"/>
      <w:numFmt w:val="decimal"/>
      <w:pStyle w:val="Titulo3"/>
      <w:lvlText w:val="%1.%2.%3."/>
      <w:lvlJc w:val="left"/>
      <w:pPr>
        <w:tabs>
          <w:tab w:val="num" w:pos="144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680" w:hanging="1440"/>
      </w:pPr>
      <w:rPr>
        <w:rFonts w:hint="default"/>
      </w:rPr>
    </w:lvl>
  </w:abstractNum>
  <w:abstractNum w:abstractNumId="17" w15:restartNumberingAfterBreak="0">
    <w:nsid w:val="1A501310"/>
    <w:multiLevelType w:val="singleLevel"/>
    <w:tmpl w:val="5B622D38"/>
    <w:lvl w:ilvl="0">
      <w:start w:val="1"/>
      <w:numFmt w:val="decimal"/>
      <w:pStyle w:val="NumberedList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1ADB7B9D"/>
    <w:multiLevelType w:val="hybridMultilevel"/>
    <w:tmpl w:val="A74CBCFA"/>
    <w:lvl w:ilvl="0" w:tplc="0C0A0005">
      <w:start w:val="1"/>
      <w:numFmt w:val="bullet"/>
      <w:pStyle w:val="EnagsVieta1"/>
      <w:lvlText w:val=""/>
      <w:lvlJc w:val="left"/>
      <w:pPr>
        <w:tabs>
          <w:tab w:val="num" w:pos="2585"/>
        </w:tabs>
        <w:ind w:left="258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865"/>
        </w:tabs>
        <w:ind w:left="186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85"/>
        </w:tabs>
        <w:ind w:left="258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05"/>
        </w:tabs>
        <w:ind w:left="330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25"/>
        </w:tabs>
        <w:ind w:left="402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45"/>
        </w:tabs>
        <w:ind w:left="474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65"/>
        </w:tabs>
        <w:ind w:left="546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85"/>
        </w:tabs>
        <w:ind w:left="618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05"/>
        </w:tabs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1C1D2832"/>
    <w:multiLevelType w:val="hybridMultilevel"/>
    <w:tmpl w:val="A3C65EB6"/>
    <w:lvl w:ilvl="0" w:tplc="04090001">
      <w:start w:val="1"/>
      <w:numFmt w:val="bullet"/>
      <w:pStyle w:val="ResumeBullet1"/>
      <w:lvlText w:val=""/>
      <w:lvlJc w:val="left"/>
      <w:pPr>
        <w:tabs>
          <w:tab w:val="num" w:pos="936"/>
        </w:tabs>
        <w:ind w:left="936" w:hanging="216"/>
      </w:pPr>
      <w:rPr>
        <w:rFonts w:ascii="Wingdings" w:hAnsi="Wingdings" w:hint="default"/>
        <w:color w:val="009BCC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27D553F"/>
    <w:multiLevelType w:val="singleLevel"/>
    <w:tmpl w:val="6E1EE0F2"/>
    <w:lvl w:ilvl="0">
      <w:start w:val="1"/>
      <w:numFmt w:val="none"/>
      <w:pStyle w:val="Note"/>
      <w:lvlText w:val="Note : "/>
      <w:lvlJc w:val="left"/>
      <w:pPr>
        <w:tabs>
          <w:tab w:val="num" w:pos="2138"/>
        </w:tabs>
        <w:ind w:left="1418" w:firstLine="0"/>
      </w:pPr>
      <w:rPr>
        <w:rFonts w:ascii="Book Antiqua" w:hAnsi="TektoMM_240 RG 564 NO" w:hint="default"/>
        <w:b/>
        <w:i w:val="0"/>
        <w:sz w:val="20"/>
      </w:rPr>
    </w:lvl>
  </w:abstractNum>
  <w:abstractNum w:abstractNumId="21" w15:restartNumberingAfterBreak="0">
    <w:nsid w:val="228E60EB"/>
    <w:multiLevelType w:val="hybridMultilevel"/>
    <w:tmpl w:val="6DACBC0E"/>
    <w:lvl w:ilvl="0" w:tplc="368C0650">
      <w:start w:val="1"/>
      <w:numFmt w:val="bullet"/>
      <w:pStyle w:val="orangepuce1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837475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9AD2030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000066"/>
      </w:rPr>
    </w:lvl>
    <w:lvl w:ilvl="3" w:tplc="C902094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D82831C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3D2C0A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464AF08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D54EB71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938628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 w15:restartNumberingAfterBreak="0">
    <w:nsid w:val="250F6AAE"/>
    <w:multiLevelType w:val="hybridMultilevel"/>
    <w:tmpl w:val="356A7C64"/>
    <w:lvl w:ilvl="0" w:tplc="FFFFFFFF">
      <w:start w:val="1"/>
      <w:numFmt w:val="bullet"/>
      <w:pStyle w:val="SquareBullet2"/>
      <w:lvlText w:val=""/>
      <w:lvlJc w:val="left"/>
      <w:pPr>
        <w:tabs>
          <w:tab w:val="num" w:pos="792"/>
        </w:tabs>
        <w:ind w:left="792" w:hanging="360"/>
      </w:pPr>
      <w:rPr>
        <w:rFonts w:ascii="Wingdings" w:hAnsi="Wingdings" w:hint="default"/>
        <w:sz w:val="16"/>
      </w:rPr>
    </w:lvl>
    <w:lvl w:ilvl="1" w:tplc="FFFFFFFF">
      <w:start w:val="1"/>
      <w:numFmt w:val="lowerLetter"/>
      <w:lvlText w:val="%2."/>
      <w:lvlJc w:val="left"/>
      <w:pPr>
        <w:tabs>
          <w:tab w:val="num" w:pos="1512"/>
        </w:tabs>
        <w:ind w:left="1512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232"/>
        </w:tabs>
        <w:ind w:left="2232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52"/>
        </w:tabs>
        <w:ind w:left="2952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72"/>
        </w:tabs>
        <w:ind w:left="3672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92"/>
        </w:tabs>
        <w:ind w:left="4392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12"/>
        </w:tabs>
        <w:ind w:left="5112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32"/>
        </w:tabs>
        <w:ind w:left="5832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52"/>
        </w:tabs>
        <w:ind w:left="6552" w:hanging="180"/>
      </w:pPr>
    </w:lvl>
  </w:abstractNum>
  <w:abstractNum w:abstractNumId="23" w15:restartNumberingAfterBreak="0">
    <w:nsid w:val="257B2594"/>
    <w:multiLevelType w:val="hybridMultilevel"/>
    <w:tmpl w:val="7D3E2FD2"/>
    <w:lvl w:ilvl="0" w:tplc="15A6028E">
      <w:start w:val="1"/>
      <w:numFmt w:val="decimal"/>
      <w:pStyle w:val="NUMEROSGRANDES"/>
      <w:lvlText w:val="%1."/>
      <w:lvlJc w:val="left"/>
      <w:pPr>
        <w:ind w:left="717" w:hanging="360"/>
      </w:pPr>
      <w:rPr>
        <w:rFonts w:asciiTheme="majorHAnsi" w:hAnsiTheme="majorHAnsi" w:hint="default"/>
        <w:b/>
        <w:i w:val="0"/>
        <w:sz w:val="24"/>
      </w:rPr>
    </w:lvl>
    <w:lvl w:ilvl="1" w:tplc="C81216A8" w:tentative="1">
      <w:start w:val="1"/>
      <w:numFmt w:val="lowerLetter"/>
      <w:lvlText w:val="%2."/>
      <w:lvlJc w:val="left"/>
      <w:pPr>
        <w:ind w:left="1440" w:hanging="360"/>
      </w:pPr>
    </w:lvl>
    <w:lvl w:ilvl="2" w:tplc="30A82998" w:tentative="1">
      <w:start w:val="1"/>
      <w:numFmt w:val="lowerRoman"/>
      <w:lvlText w:val="%3."/>
      <w:lvlJc w:val="right"/>
      <w:pPr>
        <w:ind w:left="2160" w:hanging="180"/>
      </w:pPr>
    </w:lvl>
    <w:lvl w:ilvl="3" w:tplc="2C1A3CFA" w:tentative="1">
      <w:start w:val="1"/>
      <w:numFmt w:val="decimal"/>
      <w:lvlText w:val="%4."/>
      <w:lvlJc w:val="left"/>
      <w:pPr>
        <w:ind w:left="2880" w:hanging="360"/>
      </w:pPr>
    </w:lvl>
    <w:lvl w:ilvl="4" w:tplc="B03C709C" w:tentative="1">
      <w:start w:val="1"/>
      <w:numFmt w:val="lowerLetter"/>
      <w:lvlText w:val="%5."/>
      <w:lvlJc w:val="left"/>
      <w:pPr>
        <w:ind w:left="3600" w:hanging="360"/>
      </w:pPr>
    </w:lvl>
    <w:lvl w:ilvl="5" w:tplc="873C9E00" w:tentative="1">
      <w:start w:val="1"/>
      <w:numFmt w:val="lowerRoman"/>
      <w:lvlText w:val="%6."/>
      <w:lvlJc w:val="right"/>
      <w:pPr>
        <w:ind w:left="4320" w:hanging="180"/>
      </w:pPr>
    </w:lvl>
    <w:lvl w:ilvl="6" w:tplc="EB944222" w:tentative="1">
      <w:start w:val="1"/>
      <w:numFmt w:val="decimal"/>
      <w:lvlText w:val="%7."/>
      <w:lvlJc w:val="left"/>
      <w:pPr>
        <w:ind w:left="5040" w:hanging="360"/>
      </w:pPr>
    </w:lvl>
    <w:lvl w:ilvl="7" w:tplc="7E1ECCE4" w:tentative="1">
      <w:start w:val="1"/>
      <w:numFmt w:val="lowerLetter"/>
      <w:lvlText w:val="%8."/>
      <w:lvlJc w:val="left"/>
      <w:pPr>
        <w:ind w:left="5760" w:hanging="360"/>
      </w:pPr>
    </w:lvl>
    <w:lvl w:ilvl="8" w:tplc="C2A6CCB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4F4108"/>
    <w:multiLevelType w:val="hybridMultilevel"/>
    <w:tmpl w:val="F410AABA"/>
    <w:lvl w:ilvl="0" w:tplc="04090005">
      <w:start w:val="1"/>
      <w:numFmt w:val="bullet"/>
      <w:pStyle w:val="AtlasBullet2"/>
      <w:lvlText w:val="o"/>
      <w:lvlJc w:val="left"/>
      <w:pPr>
        <w:tabs>
          <w:tab w:val="num" w:pos="1386"/>
        </w:tabs>
        <w:ind w:left="1386" w:hanging="216"/>
      </w:pPr>
      <w:rPr>
        <w:rFonts w:ascii="Courier New" w:hAnsi="Courier New" w:hint="default"/>
      </w:rPr>
    </w:lvl>
    <w:lvl w:ilvl="1" w:tplc="04090003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09000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5" w15:restartNumberingAfterBreak="0">
    <w:nsid w:val="2A5239F1"/>
    <w:multiLevelType w:val="multilevel"/>
    <w:tmpl w:val="FDC89024"/>
    <w:lvl w:ilvl="0">
      <w:start w:val="1"/>
      <w:numFmt w:val="bullet"/>
      <w:pStyle w:val="BulletLis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color w:val="auto"/>
        <w:sz w:val="22"/>
        <w:szCs w:val="22"/>
      </w:rPr>
    </w:lvl>
    <w:lvl w:ilvl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650"/>
        </w:tabs>
        <w:ind w:left="265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370"/>
        </w:tabs>
        <w:ind w:left="337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090"/>
        </w:tabs>
        <w:ind w:left="409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810"/>
        </w:tabs>
        <w:ind w:left="481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530"/>
        </w:tabs>
        <w:ind w:left="553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250"/>
        </w:tabs>
        <w:ind w:left="625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970"/>
        </w:tabs>
        <w:ind w:left="6970" w:hanging="360"/>
      </w:pPr>
      <w:rPr>
        <w:rFonts w:ascii="Wingdings" w:hAnsi="Wingdings" w:hint="default"/>
      </w:rPr>
    </w:lvl>
  </w:abstractNum>
  <w:abstractNum w:abstractNumId="26" w15:restartNumberingAfterBreak="0">
    <w:nsid w:val="2ACF1069"/>
    <w:multiLevelType w:val="hybridMultilevel"/>
    <w:tmpl w:val="CAFC9AA4"/>
    <w:lvl w:ilvl="0" w:tplc="FFFFFFFF">
      <w:start w:val="1"/>
      <w:numFmt w:val="decimal"/>
      <w:pStyle w:val="Level21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2EF70661"/>
    <w:multiLevelType w:val="singleLevel"/>
    <w:tmpl w:val="D3F86090"/>
    <w:lvl w:ilvl="0">
      <w:start w:val="1"/>
      <w:numFmt w:val="decimal"/>
      <w:pStyle w:val="TCNumber"/>
      <w:lvlText w:val="%1."/>
      <w:lvlJc w:val="left"/>
      <w:pPr>
        <w:tabs>
          <w:tab w:val="num" w:pos="720"/>
        </w:tabs>
        <w:ind w:left="720" w:hanging="720"/>
      </w:pPr>
      <w:rPr>
        <w:rFonts w:ascii="Times New Roman Bold" w:hAnsi="Times New Roman Bold" w:hint="default"/>
        <w:b/>
        <w:i w:val="0"/>
        <w:sz w:val="22"/>
        <w:szCs w:val="22"/>
      </w:rPr>
    </w:lvl>
  </w:abstractNum>
  <w:abstractNum w:abstractNumId="28" w15:restartNumberingAfterBreak="0">
    <w:nsid w:val="30573B0C"/>
    <w:multiLevelType w:val="hybridMultilevel"/>
    <w:tmpl w:val="DAFED7AA"/>
    <w:lvl w:ilvl="0" w:tplc="430E035C">
      <w:start w:val="1"/>
      <w:numFmt w:val="bullet"/>
      <w:pStyle w:val="Bullet2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377CEE82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AC188BF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28AEEED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996083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C5BA040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4F82C64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244B89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B31020A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314436E3"/>
    <w:multiLevelType w:val="hybridMultilevel"/>
    <w:tmpl w:val="DF9E5B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C63BD7"/>
    <w:multiLevelType w:val="multilevel"/>
    <w:tmpl w:val="A9E4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pStyle w:val="PuntosSEPE3ernive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34085478"/>
    <w:multiLevelType w:val="singleLevel"/>
    <w:tmpl w:val="045471F8"/>
    <w:lvl w:ilvl="0">
      <w:start w:val="1"/>
      <w:numFmt w:val="bullet"/>
      <w:pStyle w:val="AtlasBullet1"/>
      <w:lvlText w:val=""/>
      <w:lvlJc w:val="left"/>
      <w:pPr>
        <w:tabs>
          <w:tab w:val="num" w:pos="936"/>
        </w:tabs>
        <w:ind w:left="936" w:hanging="216"/>
      </w:pPr>
      <w:rPr>
        <w:rFonts w:ascii="Symbol" w:hAnsi="Symbol" w:hint="default"/>
      </w:rPr>
    </w:lvl>
  </w:abstractNum>
  <w:abstractNum w:abstractNumId="32" w15:restartNumberingAfterBreak="0">
    <w:nsid w:val="35622106"/>
    <w:multiLevelType w:val="multilevel"/>
    <w:tmpl w:val="C5BC5A50"/>
    <w:lvl w:ilvl="0">
      <w:start w:val="1"/>
      <w:numFmt w:val="decimal"/>
      <w:pStyle w:val="CapHeading1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3"/>
      <w:numFmt w:val="decimal"/>
      <w:pStyle w:val="CapHeading2"/>
      <w:lvlText w:val="%1.%2"/>
      <w:lvlJc w:val="left"/>
      <w:pPr>
        <w:tabs>
          <w:tab w:val="num" w:pos="650"/>
        </w:tabs>
        <w:ind w:left="650" w:hanging="540"/>
      </w:pPr>
      <w:rPr>
        <w:rFonts w:hint="default"/>
      </w:rPr>
    </w:lvl>
    <w:lvl w:ilvl="2">
      <w:start w:val="1"/>
      <w:numFmt w:val="decimal"/>
      <w:pStyle w:val="CapHeading4"/>
      <w:lvlText w:val="%2%1.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lang w:val="es-ES_tradnl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3" w15:restartNumberingAfterBreak="0">
    <w:nsid w:val="384C0BA0"/>
    <w:multiLevelType w:val="multilevel"/>
    <w:tmpl w:val="539E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PuntosTIWSredondo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color w:val="17365D" w:themeColor="text2" w:themeShade="BF"/>
        <w:sz w:val="24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pStyle w:val="PuntosenazulTIWS"/>
      <w:lvlText w:val="-"/>
      <w:lvlJc w:val="left"/>
      <w:pPr>
        <w:ind w:left="2880" w:hanging="360"/>
      </w:pPr>
      <w:rPr>
        <w:rFonts w:ascii="Calibri" w:eastAsia="Calibri" w:hAnsi="Calibri" w:cs="Calibr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A115B1D"/>
    <w:multiLevelType w:val="hybridMultilevel"/>
    <w:tmpl w:val="695C727E"/>
    <w:lvl w:ilvl="0" w:tplc="59F2088E">
      <w:start w:val="1"/>
      <w:numFmt w:val="bullet"/>
      <w:pStyle w:val="Listavietas1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88B27A5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BD68E35A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B4D604EE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9D1014B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E586F818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4202D504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95323A0C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A16A2C2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3B9A4DBA"/>
    <w:multiLevelType w:val="singleLevel"/>
    <w:tmpl w:val="44A2544A"/>
    <w:lvl w:ilvl="0">
      <w:start w:val="1"/>
      <w:numFmt w:val="decimal"/>
      <w:pStyle w:val="NumberedListindent1"/>
      <w:lvlText w:val="%1."/>
      <w:lvlJc w:val="left"/>
      <w:pPr>
        <w:tabs>
          <w:tab w:val="num" w:pos="1627"/>
        </w:tabs>
        <w:ind w:left="360" w:firstLine="907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36" w15:restartNumberingAfterBreak="0">
    <w:nsid w:val="3BCF4625"/>
    <w:multiLevelType w:val="hybridMultilevel"/>
    <w:tmpl w:val="C3788278"/>
    <w:lvl w:ilvl="0" w:tplc="FFFFFFFF">
      <w:start w:val="1"/>
      <w:numFmt w:val="bullet"/>
      <w:pStyle w:val="CapBullet20"/>
      <w:lvlText w:val="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color w:val="009BCC"/>
      </w:rPr>
    </w:lvl>
    <w:lvl w:ilvl="1" w:tplc="0C0A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7" w15:restartNumberingAfterBreak="0">
    <w:nsid w:val="3DC3260F"/>
    <w:multiLevelType w:val="hybridMultilevel"/>
    <w:tmpl w:val="B2ECB318"/>
    <w:lvl w:ilvl="0" w:tplc="0C0A000F">
      <w:start w:val="1"/>
      <w:numFmt w:val="bullet"/>
      <w:pStyle w:val="PuntosTablas0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365F91" w:themeColor="accent1" w:themeShade="BF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7F7F7F" w:themeColor="text1" w:themeTint="80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ED10EEA"/>
    <w:multiLevelType w:val="hybridMultilevel"/>
    <w:tmpl w:val="B58C727E"/>
    <w:lvl w:ilvl="0" w:tplc="04090001">
      <w:start w:val="1"/>
      <w:numFmt w:val="bullet"/>
      <w:pStyle w:val="Indentado4"/>
      <w:lvlText w:val="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</w:rPr>
    </w:lvl>
    <w:lvl w:ilvl="1" w:tplc="04090003">
      <w:start w:val="1"/>
      <w:numFmt w:val="bullet"/>
      <w:pStyle w:val="Indentado4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F321D6E"/>
    <w:multiLevelType w:val="hybridMultilevel"/>
    <w:tmpl w:val="838E7A5E"/>
    <w:lvl w:ilvl="0" w:tplc="7BCA8CDC">
      <w:start w:val="1"/>
      <w:numFmt w:val="bullet"/>
      <w:pStyle w:val="puntos1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A2F27F5"/>
    <w:multiLevelType w:val="hybridMultilevel"/>
    <w:tmpl w:val="C2748596"/>
    <w:lvl w:ilvl="0" w:tplc="3C12E0F0">
      <w:start w:val="1"/>
      <w:numFmt w:val="bullet"/>
      <w:pStyle w:val="PuntosTIWS"/>
      <w:lvlText w:val=""/>
      <w:lvlJc w:val="left"/>
      <w:pPr>
        <w:ind w:left="644" w:hanging="360"/>
      </w:pPr>
      <w:rPr>
        <w:rFonts w:ascii="Wingdings" w:hAnsi="Wingdings" w:hint="default"/>
        <w:color w:val="365F91" w:themeColor="accent1" w:themeShade="BF"/>
        <w:sz w:val="22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887484"/>
    <w:multiLevelType w:val="hybridMultilevel"/>
    <w:tmpl w:val="7C4ABD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ED21C3D"/>
    <w:multiLevelType w:val="hybridMultilevel"/>
    <w:tmpl w:val="09708690"/>
    <w:lvl w:ilvl="0" w:tplc="0C0A0001">
      <w:start w:val="1"/>
      <w:numFmt w:val="bullet"/>
      <w:pStyle w:val="CapBullet10"/>
      <w:lvlText w:val=""/>
      <w:lvlJc w:val="left"/>
      <w:pPr>
        <w:tabs>
          <w:tab w:val="num" w:pos="448"/>
        </w:tabs>
        <w:ind w:left="448" w:hanging="228"/>
      </w:pPr>
      <w:rPr>
        <w:rFonts w:ascii="Symbol" w:hAnsi="Symbol" w:hint="default"/>
        <w:color w:val="009BCC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43" w15:restartNumberingAfterBreak="0">
    <w:nsid w:val="53C323E3"/>
    <w:multiLevelType w:val="hybridMultilevel"/>
    <w:tmpl w:val="024451FA"/>
    <w:lvl w:ilvl="0" w:tplc="04090001">
      <w:start w:val="1"/>
      <w:numFmt w:val="bullet"/>
      <w:pStyle w:val="Bullet1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47564A0"/>
    <w:multiLevelType w:val="hybridMultilevel"/>
    <w:tmpl w:val="74E6105E"/>
    <w:lvl w:ilvl="0" w:tplc="A7DA071E">
      <w:start w:val="1"/>
      <w:numFmt w:val="bullet"/>
      <w:pStyle w:val="CapBullet30"/>
      <w:lvlText w:val=""/>
      <w:lvlJc w:val="left"/>
      <w:pPr>
        <w:tabs>
          <w:tab w:val="num" w:pos="1240"/>
        </w:tabs>
        <w:ind w:left="1240" w:hanging="360"/>
      </w:pPr>
      <w:rPr>
        <w:rFonts w:ascii="Wingdings" w:hAnsi="Wingdings" w:hint="default"/>
        <w:color w:val="009BCC"/>
      </w:rPr>
    </w:lvl>
    <w:lvl w:ilvl="1" w:tplc="62B410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6D62E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BA6B6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26CFAB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3A229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0C22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D83C8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2053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D76FB2"/>
    <w:multiLevelType w:val="multilevel"/>
    <w:tmpl w:val="79AC50C2"/>
    <w:styleLink w:val="Vietanivel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931C43"/>
    <w:multiLevelType w:val="hybridMultilevel"/>
    <w:tmpl w:val="B34866A0"/>
    <w:lvl w:ilvl="0" w:tplc="492436A4">
      <w:start w:val="1"/>
      <w:numFmt w:val="bullet"/>
      <w:pStyle w:val="ListadoNi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8E92078"/>
    <w:multiLevelType w:val="multilevel"/>
    <w:tmpl w:val="F3E8AC4C"/>
    <w:lvl w:ilvl="0">
      <w:start w:val="1"/>
      <w:numFmt w:val="decimal"/>
      <w:lvlText w:val="%1"/>
      <w:lvlJc w:val="left"/>
      <w:pPr>
        <w:tabs>
          <w:tab w:val="num" w:pos="1778"/>
        </w:tabs>
        <w:ind w:left="0" w:firstLine="1418"/>
      </w:pPr>
      <w:rPr>
        <w:rFonts w:hint="default"/>
      </w:rPr>
    </w:lvl>
    <w:lvl w:ilvl="1">
      <w:start w:val="1"/>
      <w:numFmt w:val="bullet"/>
      <w:pStyle w:val="TITULO1Ferrovial"/>
      <w:lvlText w:val=""/>
      <w:lvlJc w:val="left"/>
      <w:pPr>
        <w:tabs>
          <w:tab w:val="num" w:pos="2345"/>
        </w:tabs>
        <w:ind w:left="0" w:firstLine="1985"/>
      </w:pPr>
      <w:rPr>
        <w:rFonts w:ascii="Wingdings" w:hAnsi="Wingdings" w:hint="default"/>
        <w:color w:val="7F7F7F"/>
      </w:rPr>
    </w:lvl>
    <w:lvl w:ilvl="2">
      <w:start w:val="1"/>
      <w:numFmt w:val="decimal"/>
      <w:lvlText w:val="%1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184"/>
        </w:tabs>
        <w:ind w:left="51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328"/>
        </w:tabs>
        <w:ind w:left="53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72"/>
        </w:tabs>
        <w:ind w:left="54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16"/>
        </w:tabs>
        <w:ind w:left="56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04"/>
        </w:tabs>
        <w:ind w:left="5904" w:hanging="1584"/>
      </w:pPr>
      <w:rPr>
        <w:rFonts w:hint="default"/>
      </w:rPr>
    </w:lvl>
  </w:abstractNum>
  <w:abstractNum w:abstractNumId="48" w15:restartNumberingAfterBreak="0">
    <w:nsid w:val="5B9A73C3"/>
    <w:multiLevelType w:val="multilevel"/>
    <w:tmpl w:val="4E5EF55E"/>
    <w:numStyleLink w:val="Style1"/>
  </w:abstractNum>
  <w:abstractNum w:abstractNumId="49" w15:restartNumberingAfterBreak="0">
    <w:nsid w:val="5D8867B5"/>
    <w:multiLevelType w:val="singleLevel"/>
    <w:tmpl w:val="C2D280EE"/>
    <w:lvl w:ilvl="0">
      <w:start w:val="1"/>
      <w:numFmt w:val="bullet"/>
      <w:pStyle w:val="Vieta0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50" w15:restartNumberingAfterBreak="0">
    <w:nsid w:val="5DC75772"/>
    <w:multiLevelType w:val="multilevel"/>
    <w:tmpl w:val="CB38B8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RR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1" w15:restartNumberingAfterBreak="0">
    <w:nsid w:val="5E970289"/>
    <w:multiLevelType w:val="hybridMultilevel"/>
    <w:tmpl w:val="831AE642"/>
    <w:lvl w:ilvl="0" w:tplc="00C4AFBE">
      <w:start w:val="1"/>
      <w:numFmt w:val="bullet"/>
      <w:pStyle w:val="List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7E4EEEDC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A46A4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A972073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C9645A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7FECF19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A17C9E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1C66EF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3BF22EA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30A3673"/>
    <w:multiLevelType w:val="singleLevel"/>
    <w:tmpl w:val="B5B0C1D6"/>
    <w:lvl w:ilvl="0">
      <w:start w:val="1"/>
      <w:numFmt w:val="bullet"/>
      <w:pStyle w:val="Indentadio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53" w15:restartNumberingAfterBreak="0">
    <w:nsid w:val="64B416A8"/>
    <w:multiLevelType w:val="multilevel"/>
    <w:tmpl w:val="2F44B6EE"/>
    <w:lvl w:ilvl="0">
      <w:start w:val="3"/>
      <w:numFmt w:val="decimal"/>
      <w:lvlText w:val="%1"/>
      <w:lvlJc w:val="left"/>
      <w:pPr>
        <w:ind w:left="975" w:hanging="9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975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975" w:hanging="975"/>
      </w:pPr>
      <w:rPr>
        <w:rFonts w:hint="default"/>
      </w:rPr>
    </w:lvl>
    <w:lvl w:ilvl="3">
      <w:start w:val="1"/>
      <w:numFmt w:val="decimal"/>
      <w:pStyle w:val="Head4"/>
      <w:lvlText w:val="%1.2.13.1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4" w15:restartNumberingAfterBreak="0">
    <w:nsid w:val="664363C0"/>
    <w:multiLevelType w:val="hybridMultilevel"/>
    <w:tmpl w:val="0AE0B36C"/>
    <w:lvl w:ilvl="0" w:tplc="AF165174">
      <w:start w:val="1"/>
      <w:numFmt w:val="bullet"/>
      <w:pStyle w:val="Sepe-Puntos2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1D02B9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38777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F005C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2C80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444610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A436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7CC20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5148B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507BC8"/>
    <w:multiLevelType w:val="hybridMultilevel"/>
    <w:tmpl w:val="0A222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DA29B9"/>
    <w:multiLevelType w:val="singleLevel"/>
    <w:tmpl w:val="B6402B26"/>
    <w:lvl w:ilvl="0">
      <w:numFmt w:val="bullet"/>
      <w:pStyle w:val="traspa"/>
      <w:lvlText w:val=""/>
      <w:lvlJc w:val="left"/>
      <w:pPr>
        <w:tabs>
          <w:tab w:val="num" w:pos="360"/>
        </w:tabs>
        <w:ind w:left="360" w:hanging="360"/>
      </w:pPr>
      <w:rPr>
        <w:rFonts w:ascii="Marlett" w:hAnsi="Marlett" w:hint="default"/>
        <w:sz w:val="12"/>
      </w:rPr>
    </w:lvl>
  </w:abstractNum>
  <w:abstractNum w:abstractNumId="57" w15:restartNumberingAfterBreak="0">
    <w:nsid w:val="6E003512"/>
    <w:multiLevelType w:val="hybridMultilevel"/>
    <w:tmpl w:val="5B649D2E"/>
    <w:lvl w:ilvl="0" w:tplc="0C0A0017">
      <w:start w:val="1"/>
      <w:numFmt w:val="lowerLetter"/>
      <w:pStyle w:val="Style4"/>
      <w:lvlText w:val="%1)"/>
      <w:lvlJc w:val="left"/>
      <w:pPr>
        <w:ind w:left="720" w:hanging="360"/>
      </w:pPr>
      <w:rPr>
        <w:rFonts w:hint="default"/>
      </w:rPr>
    </w:lvl>
    <w:lvl w:ilvl="1" w:tplc="A2C4C29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B6E975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898A79E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E23841F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DAC392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A44D390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C8F0539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99ADC2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75923306"/>
    <w:multiLevelType w:val="multilevel"/>
    <w:tmpl w:val="0BA88FC0"/>
    <w:lvl w:ilvl="0">
      <w:start w:val="1"/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%2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pStyle w:val="Body101-12left"/>
      <w:lvlText w:val="%4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2160"/>
        </w:tabs>
        <w:ind w:left="1440" w:hanging="360"/>
      </w:pPr>
      <w:rPr>
        <w:rFonts w:hint="default"/>
      </w:rPr>
    </w:lvl>
    <w:lvl w:ilvl="7">
      <w:start w:val="1"/>
      <w:numFmt w:val="decimal"/>
      <w:lvlText w:val="(%8)"/>
      <w:lvlJc w:val="left"/>
      <w:pPr>
        <w:tabs>
          <w:tab w:val="num" w:pos="2160"/>
        </w:tabs>
        <w:ind w:left="180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2880"/>
        </w:tabs>
        <w:ind w:left="2160" w:hanging="360"/>
      </w:pPr>
      <w:rPr>
        <w:rFonts w:hint="default"/>
      </w:rPr>
    </w:lvl>
  </w:abstractNum>
  <w:abstractNum w:abstractNumId="59" w15:restartNumberingAfterBreak="0">
    <w:nsid w:val="768770EC"/>
    <w:multiLevelType w:val="hybridMultilevel"/>
    <w:tmpl w:val="A0EE30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3207FA"/>
    <w:multiLevelType w:val="multilevel"/>
    <w:tmpl w:val="271841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1" w15:restartNumberingAfterBreak="0">
    <w:nsid w:val="78AB1077"/>
    <w:multiLevelType w:val="multilevel"/>
    <w:tmpl w:val="E3FA7AB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02"/>
        </w:tabs>
        <w:ind w:left="1002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Style2-BIS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2" w15:restartNumberingAfterBreak="0">
    <w:nsid w:val="79E50A84"/>
    <w:multiLevelType w:val="multilevel"/>
    <w:tmpl w:val="4E5EF55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abecera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7B1247D1"/>
    <w:multiLevelType w:val="hybridMultilevel"/>
    <w:tmpl w:val="C0E230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2461DB"/>
    <w:multiLevelType w:val="hybridMultilevel"/>
    <w:tmpl w:val="BD6684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C63545"/>
    <w:multiLevelType w:val="hybridMultilevel"/>
    <w:tmpl w:val="A30A42A4"/>
    <w:lvl w:ilvl="0" w:tplc="7D56EB8A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24E3362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BD085942">
      <w:start w:val="1"/>
      <w:numFmt w:val="bullet"/>
      <w:pStyle w:val="PuntosTIWS-3"/>
      <w:lvlText w:val="o"/>
      <w:lvlJc w:val="left"/>
      <w:pPr>
        <w:tabs>
          <w:tab w:val="num" w:pos="2508"/>
        </w:tabs>
        <w:ind w:left="2508" w:hanging="360"/>
      </w:pPr>
      <w:rPr>
        <w:rFonts w:ascii="Courier New" w:hAnsi="Courier New" w:hint="default"/>
        <w:color w:val="17365D" w:themeColor="text2" w:themeShade="BF"/>
        <w:sz w:val="16"/>
      </w:rPr>
    </w:lvl>
    <w:lvl w:ilvl="3" w:tplc="91B0904A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CA4E9170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FFECBE9C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1E6C54DA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8C261868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D748A13A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6"/>
  </w:num>
  <w:num w:numId="3">
    <w:abstractNumId w:val="44"/>
  </w:num>
  <w:num w:numId="4">
    <w:abstractNumId w:val="42"/>
  </w:num>
  <w:num w:numId="5">
    <w:abstractNumId w:val="6"/>
  </w:num>
  <w:num w:numId="6">
    <w:abstractNumId w:val="5"/>
  </w:num>
  <w:num w:numId="7">
    <w:abstractNumId w:val="19"/>
  </w:num>
  <w:num w:numId="8">
    <w:abstractNumId w:val="14"/>
  </w:num>
  <w:num w:numId="9">
    <w:abstractNumId w:val="27"/>
  </w:num>
  <w:num w:numId="10">
    <w:abstractNumId w:val="32"/>
  </w:num>
  <w:num w:numId="11">
    <w:abstractNumId w:val="8"/>
  </w:num>
  <w:num w:numId="12">
    <w:abstractNumId w:val="60"/>
  </w:num>
  <w:num w:numId="13">
    <w:abstractNumId w:val="43"/>
  </w:num>
  <w:num w:numId="14">
    <w:abstractNumId w:val="28"/>
  </w:num>
  <w:num w:numId="15">
    <w:abstractNumId w:val="0"/>
  </w:num>
  <w:num w:numId="16">
    <w:abstractNumId w:val="51"/>
  </w:num>
  <w:num w:numId="17">
    <w:abstractNumId w:val="2"/>
  </w:num>
  <w:num w:numId="18">
    <w:abstractNumId w:val="11"/>
  </w:num>
  <w:num w:numId="19">
    <w:abstractNumId w:val="12"/>
  </w:num>
  <w:num w:numId="20">
    <w:abstractNumId w:val="31"/>
  </w:num>
  <w:num w:numId="21">
    <w:abstractNumId w:val="35"/>
  </w:num>
  <w:num w:numId="22">
    <w:abstractNumId w:val="50"/>
  </w:num>
  <w:num w:numId="23">
    <w:abstractNumId w:val="38"/>
  </w:num>
  <w:num w:numId="24">
    <w:abstractNumId w:val="52"/>
  </w:num>
  <w:num w:numId="25">
    <w:abstractNumId w:val="22"/>
  </w:num>
  <w:num w:numId="26">
    <w:abstractNumId w:val="17"/>
  </w:num>
  <w:num w:numId="27">
    <w:abstractNumId w:val="20"/>
  </w:num>
  <w:num w:numId="28">
    <w:abstractNumId w:val="24"/>
  </w:num>
  <w:num w:numId="29">
    <w:abstractNumId w:val="49"/>
  </w:num>
  <w:num w:numId="30">
    <w:abstractNumId w:val="58"/>
  </w:num>
  <w:num w:numId="31">
    <w:abstractNumId w:val="16"/>
  </w:num>
  <w:num w:numId="32">
    <w:abstractNumId w:val="46"/>
  </w:num>
  <w:num w:numId="33">
    <w:abstractNumId w:val="25"/>
  </w:num>
  <w:num w:numId="34">
    <w:abstractNumId w:val="45"/>
  </w:num>
  <w:num w:numId="35">
    <w:abstractNumId w:val="53"/>
  </w:num>
  <w:num w:numId="36">
    <w:abstractNumId w:val="21"/>
  </w:num>
  <w:num w:numId="37">
    <w:abstractNumId w:val="62"/>
  </w:num>
  <w:num w:numId="38">
    <w:abstractNumId w:val="1"/>
  </w:num>
  <w:num w:numId="39">
    <w:abstractNumId w:val="48"/>
  </w:num>
  <w:num w:numId="40">
    <w:abstractNumId w:val="4"/>
  </w:num>
  <w:num w:numId="41">
    <w:abstractNumId w:val="26"/>
  </w:num>
  <w:num w:numId="42">
    <w:abstractNumId w:val="23"/>
  </w:num>
  <w:num w:numId="43">
    <w:abstractNumId w:val="39"/>
  </w:num>
  <w:num w:numId="44">
    <w:abstractNumId w:val="54"/>
  </w:num>
  <w:num w:numId="45">
    <w:abstractNumId w:val="3"/>
  </w:num>
  <w:num w:numId="46">
    <w:abstractNumId w:val="10"/>
  </w:num>
  <w:num w:numId="47">
    <w:abstractNumId w:val="7"/>
  </w:num>
  <w:num w:numId="48">
    <w:abstractNumId w:val="30"/>
  </w:num>
  <w:num w:numId="49">
    <w:abstractNumId w:val="40"/>
  </w:num>
  <w:num w:numId="50">
    <w:abstractNumId w:val="33"/>
  </w:num>
  <w:num w:numId="51">
    <w:abstractNumId w:val="47"/>
  </w:num>
  <w:num w:numId="52">
    <w:abstractNumId w:val="9"/>
  </w:num>
  <w:num w:numId="53">
    <w:abstractNumId w:val="65"/>
  </w:num>
  <w:num w:numId="54">
    <w:abstractNumId w:val="18"/>
  </w:num>
  <w:num w:numId="55">
    <w:abstractNumId w:val="34"/>
  </w:num>
  <w:num w:numId="56">
    <w:abstractNumId w:val="37"/>
  </w:num>
  <w:num w:numId="57">
    <w:abstractNumId w:val="56"/>
  </w:num>
  <w:num w:numId="58">
    <w:abstractNumId w:val="61"/>
  </w:num>
  <w:num w:numId="59">
    <w:abstractNumId w:val="57"/>
  </w:num>
  <w:num w:numId="60">
    <w:abstractNumId w:val="61"/>
  </w:num>
  <w:num w:numId="61">
    <w:abstractNumId w:val="64"/>
  </w:num>
  <w:num w:numId="62">
    <w:abstractNumId w:val="55"/>
  </w:num>
  <w:num w:numId="63">
    <w:abstractNumId w:val="59"/>
  </w:num>
  <w:num w:numId="64">
    <w:abstractNumId w:val="41"/>
  </w:num>
  <w:num w:numId="65">
    <w:abstractNumId w:val="63"/>
  </w:num>
  <w:num w:numId="66">
    <w:abstractNumId w:val="29"/>
  </w:num>
  <w:num w:numId="67">
    <w:abstractNumId w:val="15"/>
  </w:num>
  <w:num w:numId="68">
    <w:abstractNumId w:val="60"/>
  </w:num>
  <w:num w:numId="69">
    <w:abstractNumId w:val="8"/>
  </w:num>
  <w:numIdMacAtCleanup w:val="6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rdenal López, Carlos">
    <w15:presenceInfo w15:providerId="AD" w15:userId="S-1-5-21-1757981266-115176313-1801674531-351298"/>
  </w15:person>
  <w15:person w15:author="García Repetto, Pedro Luis">
    <w15:presenceInfo w15:providerId="AD" w15:userId="S-1-5-21-1757981266-115176313-1801674531-2199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 o:allowincell="f" fillcolor="#e7eff7" stroke="f">
      <v:fill color="#e7eff7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890"/>
    <w:rsid w:val="00000B43"/>
    <w:rsid w:val="00001AFE"/>
    <w:rsid w:val="00001E86"/>
    <w:rsid w:val="00001FEB"/>
    <w:rsid w:val="0000728B"/>
    <w:rsid w:val="000108F0"/>
    <w:rsid w:val="00011C66"/>
    <w:rsid w:val="00012903"/>
    <w:rsid w:val="00013D56"/>
    <w:rsid w:val="00014F6B"/>
    <w:rsid w:val="000150E8"/>
    <w:rsid w:val="000152B6"/>
    <w:rsid w:val="0001531D"/>
    <w:rsid w:val="00015FF5"/>
    <w:rsid w:val="00016394"/>
    <w:rsid w:val="000210FA"/>
    <w:rsid w:val="00022FA8"/>
    <w:rsid w:val="000243E6"/>
    <w:rsid w:val="0002513E"/>
    <w:rsid w:val="00025275"/>
    <w:rsid w:val="000259A4"/>
    <w:rsid w:val="000264B6"/>
    <w:rsid w:val="00027172"/>
    <w:rsid w:val="00033397"/>
    <w:rsid w:val="00034300"/>
    <w:rsid w:val="00034A0C"/>
    <w:rsid w:val="00035099"/>
    <w:rsid w:val="00037A0B"/>
    <w:rsid w:val="000405DF"/>
    <w:rsid w:val="000412C3"/>
    <w:rsid w:val="00046320"/>
    <w:rsid w:val="0004686B"/>
    <w:rsid w:val="00046FA0"/>
    <w:rsid w:val="00047867"/>
    <w:rsid w:val="00047E68"/>
    <w:rsid w:val="0005147A"/>
    <w:rsid w:val="000521DB"/>
    <w:rsid w:val="000533C4"/>
    <w:rsid w:val="000536A3"/>
    <w:rsid w:val="00054825"/>
    <w:rsid w:val="00055DD6"/>
    <w:rsid w:val="0006026B"/>
    <w:rsid w:val="00060890"/>
    <w:rsid w:val="0006218D"/>
    <w:rsid w:val="00065444"/>
    <w:rsid w:val="000661E8"/>
    <w:rsid w:val="00070762"/>
    <w:rsid w:val="0007320B"/>
    <w:rsid w:val="000767E8"/>
    <w:rsid w:val="00080B7B"/>
    <w:rsid w:val="00080D91"/>
    <w:rsid w:val="00082321"/>
    <w:rsid w:val="00082621"/>
    <w:rsid w:val="00083551"/>
    <w:rsid w:val="0008679D"/>
    <w:rsid w:val="00087CDA"/>
    <w:rsid w:val="0009049F"/>
    <w:rsid w:val="00090A50"/>
    <w:rsid w:val="00091BB6"/>
    <w:rsid w:val="000932A7"/>
    <w:rsid w:val="000933C6"/>
    <w:rsid w:val="00096C2C"/>
    <w:rsid w:val="000972DC"/>
    <w:rsid w:val="000A2ADE"/>
    <w:rsid w:val="000A78E9"/>
    <w:rsid w:val="000B20CD"/>
    <w:rsid w:val="000B376E"/>
    <w:rsid w:val="000B3E0A"/>
    <w:rsid w:val="000B6113"/>
    <w:rsid w:val="000C3198"/>
    <w:rsid w:val="000C3857"/>
    <w:rsid w:val="000C4BDD"/>
    <w:rsid w:val="000C4F04"/>
    <w:rsid w:val="000C5260"/>
    <w:rsid w:val="000C5267"/>
    <w:rsid w:val="000C5AC9"/>
    <w:rsid w:val="000C5B28"/>
    <w:rsid w:val="000D3997"/>
    <w:rsid w:val="000D487E"/>
    <w:rsid w:val="000D6A44"/>
    <w:rsid w:val="000D748D"/>
    <w:rsid w:val="000D7A79"/>
    <w:rsid w:val="000E00DE"/>
    <w:rsid w:val="000E0F34"/>
    <w:rsid w:val="000E191F"/>
    <w:rsid w:val="000E29B3"/>
    <w:rsid w:val="000E7175"/>
    <w:rsid w:val="000E78D2"/>
    <w:rsid w:val="000F7403"/>
    <w:rsid w:val="001000F8"/>
    <w:rsid w:val="001007EF"/>
    <w:rsid w:val="00101A28"/>
    <w:rsid w:val="0010350C"/>
    <w:rsid w:val="00103525"/>
    <w:rsid w:val="00104D2B"/>
    <w:rsid w:val="00105074"/>
    <w:rsid w:val="00105DAA"/>
    <w:rsid w:val="00105F30"/>
    <w:rsid w:val="001075ED"/>
    <w:rsid w:val="00107CED"/>
    <w:rsid w:val="001102A8"/>
    <w:rsid w:val="00110603"/>
    <w:rsid w:val="00111C37"/>
    <w:rsid w:val="00111CA7"/>
    <w:rsid w:val="001147B5"/>
    <w:rsid w:val="0011597E"/>
    <w:rsid w:val="0012197F"/>
    <w:rsid w:val="0012745D"/>
    <w:rsid w:val="0013124D"/>
    <w:rsid w:val="00131D61"/>
    <w:rsid w:val="00132432"/>
    <w:rsid w:val="00132EE1"/>
    <w:rsid w:val="00136469"/>
    <w:rsid w:val="00140637"/>
    <w:rsid w:val="001407CA"/>
    <w:rsid w:val="00141D83"/>
    <w:rsid w:val="00141DEE"/>
    <w:rsid w:val="00147D25"/>
    <w:rsid w:val="001515D0"/>
    <w:rsid w:val="00152F4F"/>
    <w:rsid w:val="00153C26"/>
    <w:rsid w:val="0015605B"/>
    <w:rsid w:val="0015748E"/>
    <w:rsid w:val="00157629"/>
    <w:rsid w:val="00157A51"/>
    <w:rsid w:val="001613D8"/>
    <w:rsid w:val="001614BA"/>
    <w:rsid w:val="00161E2F"/>
    <w:rsid w:val="00164488"/>
    <w:rsid w:val="0016497F"/>
    <w:rsid w:val="0016674C"/>
    <w:rsid w:val="00167437"/>
    <w:rsid w:val="00167689"/>
    <w:rsid w:val="00170EE0"/>
    <w:rsid w:val="00171084"/>
    <w:rsid w:val="0017354B"/>
    <w:rsid w:val="00173D79"/>
    <w:rsid w:val="00176861"/>
    <w:rsid w:val="001776F8"/>
    <w:rsid w:val="00177E6C"/>
    <w:rsid w:val="001804C0"/>
    <w:rsid w:val="00182083"/>
    <w:rsid w:val="00185E0D"/>
    <w:rsid w:val="001928DD"/>
    <w:rsid w:val="001944F0"/>
    <w:rsid w:val="00195DEB"/>
    <w:rsid w:val="001A01FF"/>
    <w:rsid w:val="001A0498"/>
    <w:rsid w:val="001A1B14"/>
    <w:rsid w:val="001A29F6"/>
    <w:rsid w:val="001A357F"/>
    <w:rsid w:val="001A6FEB"/>
    <w:rsid w:val="001A7034"/>
    <w:rsid w:val="001A7E41"/>
    <w:rsid w:val="001B09CD"/>
    <w:rsid w:val="001B12C7"/>
    <w:rsid w:val="001B1890"/>
    <w:rsid w:val="001B3F67"/>
    <w:rsid w:val="001B5F92"/>
    <w:rsid w:val="001B7454"/>
    <w:rsid w:val="001B7AC3"/>
    <w:rsid w:val="001C1119"/>
    <w:rsid w:val="001C5EE2"/>
    <w:rsid w:val="001C6886"/>
    <w:rsid w:val="001D100A"/>
    <w:rsid w:val="001D1715"/>
    <w:rsid w:val="001D3FCC"/>
    <w:rsid w:val="001D49DD"/>
    <w:rsid w:val="001D54F7"/>
    <w:rsid w:val="001D6854"/>
    <w:rsid w:val="001D7BF1"/>
    <w:rsid w:val="001E174A"/>
    <w:rsid w:val="001E18AA"/>
    <w:rsid w:val="001E20E8"/>
    <w:rsid w:val="001E3378"/>
    <w:rsid w:val="001E374A"/>
    <w:rsid w:val="001E3A34"/>
    <w:rsid w:val="001E7A06"/>
    <w:rsid w:val="001F0932"/>
    <w:rsid w:val="001F43BD"/>
    <w:rsid w:val="001F4A3B"/>
    <w:rsid w:val="001F63F2"/>
    <w:rsid w:val="00201F95"/>
    <w:rsid w:val="002020EB"/>
    <w:rsid w:val="002035F2"/>
    <w:rsid w:val="00204B17"/>
    <w:rsid w:val="00205A99"/>
    <w:rsid w:val="0021002E"/>
    <w:rsid w:val="00211A95"/>
    <w:rsid w:val="00212F62"/>
    <w:rsid w:val="0021559D"/>
    <w:rsid w:val="002158D7"/>
    <w:rsid w:val="00216C42"/>
    <w:rsid w:val="00217499"/>
    <w:rsid w:val="00221A6D"/>
    <w:rsid w:val="002225C2"/>
    <w:rsid w:val="002265A6"/>
    <w:rsid w:val="002267ED"/>
    <w:rsid w:val="00226DE1"/>
    <w:rsid w:val="0023041E"/>
    <w:rsid w:val="00230FF1"/>
    <w:rsid w:val="002323B0"/>
    <w:rsid w:val="00232C75"/>
    <w:rsid w:val="00233730"/>
    <w:rsid w:val="00235697"/>
    <w:rsid w:val="00241E81"/>
    <w:rsid w:val="002434AB"/>
    <w:rsid w:val="00243BEA"/>
    <w:rsid w:val="0025017A"/>
    <w:rsid w:val="00250E70"/>
    <w:rsid w:val="00253AC2"/>
    <w:rsid w:val="00253CD2"/>
    <w:rsid w:val="00253FFE"/>
    <w:rsid w:val="00255AA2"/>
    <w:rsid w:val="00257C98"/>
    <w:rsid w:val="0026371E"/>
    <w:rsid w:val="00263AE3"/>
    <w:rsid w:val="00264A7B"/>
    <w:rsid w:val="00265329"/>
    <w:rsid w:val="00265813"/>
    <w:rsid w:val="002709DD"/>
    <w:rsid w:val="00271041"/>
    <w:rsid w:val="00273AB6"/>
    <w:rsid w:val="00273C6A"/>
    <w:rsid w:val="0027485D"/>
    <w:rsid w:val="00274C02"/>
    <w:rsid w:val="00276993"/>
    <w:rsid w:val="002776C8"/>
    <w:rsid w:val="002831C3"/>
    <w:rsid w:val="0028359A"/>
    <w:rsid w:val="002851FE"/>
    <w:rsid w:val="00286B33"/>
    <w:rsid w:val="0028730A"/>
    <w:rsid w:val="0029207E"/>
    <w:rsid w:val="0029344D"/>
    <w:rsid w:val="00293469"/>
    <w:rsid w:val="00296806"/>
    <w:rsid w:val="00297869"/>
    <w:rsid w:val="002A0B80"/>
    <w:rsid w:val="002A15EC"/>
    <w:rsid w:val="002A1A2F"/>
    <w:rsid w:val="002A20CD"/>
    <w:rsid w:val="002A2264"/>
    <w:rsid w:val="002A25EE"/>
    <w:rsid w:val="002A29DD"/>
    <w:rsid w:val="002A3409"/>
    <w:rsid w:val="002A7E25"/>
    <w:rsid w:val="002C0396"/>
    <w:rsid w:val="002C0799"/>
    <w:rsid w:val="002C0FD8"/>
    <w:rsid w:val="002C6388"/>
    <w:rsid w:val="002C7BD7"/>
    <w:rsid w:val="002D0000"/>
    <w:rsid w:val="002D1FA5"/>
    <w:rsid w:val="002D47BA"/>
    <w:rsid w:val="002D62AA"/>
    <w:rsid w:val="002D6497"/>
    <w:rsid w:val="002E005C"/>
    <w:rsid w:val="002E016F"/>
    <w:rsid w:val="002E0587"/>
    <w:rsid w:val="002E2A25"/>
    <w:rsid w:val="002E3CEA"/>
    <w:rsid w:val="002E3F1C"/>
    <w:rsid w:val="002E3F35"/>
    <w:rsid w:val="002E4B68"/>
    <w:rsid w:val="002E4D09"/>
    <w:rsid w:val="002E64A4"/>
    <w:rsid w:val="002E75B9"/>
    <w:rsid w:val="002F0271"/>
    <w:rsid w:val="002F3B03"/>
    <w:rsid w:val="00300069"/>
    <w:rsid w:val="0030274E"/>
    <w:rsid w:val="0030379A"/>
    <w:rsid w:val="00303A97"/>
    <w:rsid w:val="00303E4C"/>
    <w:rsid w:val="00305474"/>
    <w:rsid w:val="00306187"/>
    <w:rsid w:val="00306D3B"/>
    <w:rsid w:val="003076C9"/>
    <w:rsid w:val="00307CC4"/>
    <w:rsid w:val="00307EB1"/>
    <w:rsid w:val="003102B9"/>
    <w:rsid w:val="0031128F"/>
    <w:rsid w:val="00315934"/>
    <w:rsid w:val="003168CE"/>
    <w:rsid w:val="003211A3"/>
    <w:rsid w:val="00321E52"/>
    <w:rsid w:val="003223EF"/>
    <w:rsid w:val="00322AD6"/>
    <w:rsid w:val="00322F5D"/>
    <w:rsid w:val="003230CC"/>
    <w:rsid w:val="00323AFD"/>
    <w:rsid w:val="00326704"/>
    <w:rsid w:val="00327801"/>
    <w:rsid w:val="00330D46"/>
    <w:rsid w:val="00331972"/>
    <w:rsid w:val="00331EBE"/>
    <w:rsid w:val="00333144"/>
    <w:rsid w:val="00333D15"/>
    <w:rsid w:val="003344A0"/>
    <w:rsid w:val="00334FEC"/>
    <w:rsid w:val="00336300"/>
    <w:rsid w:val="00336E97"/>
    <w:rsid w:val="00337BD8"/>
    <w:rsid w:val="00342260"/>
    <w:rsid w:val="00343C32"/>
    <w:rsid w:val="00345A65"/>
    <w:rsid w:val="00346D25"/>
    <w:rsid w:val="00351F56"/>
    <w:rsid w:val="00353234"/>
    <w:rsid w:val="003566D7"/>
    <w:rsid w:val="00363FF1"/>
    <w:rsid w:val="0036557C"/>
    <w:rsid w:val="003661CF"/>
    <w:rsid w:val="00366BFF"/>
    <w:rsid w:val="003671CE"/>
    <w:rsid w:val="003729BD"/>
    <w:rsid w:val="00372D0B"/>
    <w:rsid w:val="00373513"/>
    <w:rsid w:val="00373936"/>
    <w:rsid w:val="00375B5F"/>
    <w:rsid w:val="00381BF6"/>
    <w:rsid w:val="00381EE9"/>
    <w:rsid w:val="00384174"/>
    <w:rsid w:val="00385E75"/>
    <w:rsid w:val="00385FF0"/>
    <w:rsid w:val="003879E0"/>
    <w:rsid w:val="00387BAF"/>
    <w:rsid w:val="003905EA"/>
    <w:rsid w:val="003925BD"/>
    <w:rsid w:val="00392624"/>
    <w:rsid w:val="0039382A"/>
    <w:rsid w:val="003A0BAB"/>
    <w:rsid w:val="003A2698"/>
    <w:rsid w:val="003A281F"/>
    <w:rsid w:val="003A5E01"/>
    <w:rsid w:val="003A62D8"/>
    <w:rsid w:val="003B0F2C"/>
    <w:rsid w:val="003B176A"/>
    <w:rsid w:val="003B19A6"/>
    <w:rsid w:val="003B1EEF"/>
    <w:rsid w:val="003B228F"/>
    <w:rsid w:val="003B22C6"/>
    <w:rsid w:val="003B2719"/>
    <w:rsid w:val="003B3471"/>
    <w:rsid w:val="003B3C63"/>
    <w:rsid w:val="003B4A7F"/>
    <w:rsid w:val="003B4BD6"/>
    <w:rsid w:val="003B6FD6"/>
    <w:rsid w:val="003C09BB"/>
    <w:rsid w:val="003C2B93"/>
    <w:rsid w:val="003C64FD"/>
    <w:rsid w:val="003C7452"/>
    <w:rsid w:val="003C7A8C"/>
    <w:rsid w:val="003D105D"/>
    <w:rsid w:val="003D1902"/>
    <w:rsid w:val="003D20D4"/>
    <w:rsid w:val="003D2AAD"/>
    <w:rsid w:val="003D2CB4"/>
    <w:rsid w:val="003D371E"/>
    <w:rsid w:val="003D56E2"/>
    <w:rsid w:val="003D78A2"/>
    <w:rsid w:val="003E096D"/>
    <w:rsid w:val="003E0D57"/>
    <w:rsid w:val="003E18C3"/>
    <w:rsid w:val="003E2B5C"/>
    <w:rsid w:val="003E476D"/>
    <w:rsid w:val="003E4B5C"/>
    <w:rsid w:val="003E7893"/>
    <w:rsid w:val="003E7CF1"/>
    <w:rsid w:val="003F169F"/>
    <w:rsid w:val="003F2FB1"/>
    <w:rsid w:val="003F319E"/>
    <w:rsid w:val="003F48C1"/>
    <w:rsid w:val="003F6035"/>
    <w:rsid w:val="003F79C0"/>
    <w:rsid w:val="00401515"/>
    <w:rsid w:val="0040229B"/>
    <w:rsid w:val="00406E2F"/>
    <w:rsid w:val="00410906"/>
    <w:rsid w:val="00410934"/>
    <w:rsid w:val="00415AE8"/>
    <w:rsid w:val="00416B5D"/>
    <w:rsid w:val="0041732E"/>
    <w:rsid w:val="00417727"/>
    <w:rsid w:val="00421B0F"/>
    <w:rsid w:val="004221E6"/>
    <w:rsid w:val="004238D1"/>
    <w:rsid w:val="00424378"/>
    <w:rsid w:val="00426723"/>
    <w:rsid w:val="00430BC8"/>
    <w:rsid w:val="004312E9"/>
    <w:rsid w:val="00431AB7"/>
    <w:rsid w:val="00431FC8"/>
    <w:rsid w:val="00433924"/>
    <w:rsid w:val="00435B64"/>
    <w:rsid w:val="00435DED"/>
    <w:rsid w:val="00444B3A"/>
    <w:rsid w:val="0044505F"/>
    <w:rsid w:val="00447270"/>
    <w:rsid w:val="00451044"/>
    <w:rsid w:val="00452454"/>
    <w:rsid w:val="004539EE"/>
    <w:rsid w:val="00455307"/>
    <w:rsid w:val="00455917"/>
    <w:rsid w:val="00461892"/>
    <w:rsid w:val="00463D3B"/>
    <w:rsid w:val="00464127"/>
    <w:rsid w:val="00465FA8"/>
    <w:rsid w:val="0047098A"/>
    <w:rsid w:val="004728CA"/>
    <w:rsid w:val="004732F0"/>
    <w:rsid w:val="004742D2"/>
    <w:rsid w:val="00475456"/>
    <w:rsid w:val="00476423"/>
    <w:rsid w:val="004773A5"/>
    <w:rsid w:val="00480C91"/>
    <w:rsid w:val="004825D5"/>
    <w:rsid w:val="0048292C"/>
    <w:rsid w:val="00485B32"/>
    <w:rsid w:val="004907BC"/>
    <w:rsid w:val="00491534"/>
    <w:rsid w:val="00494590"/>
    <w:rsid w:val="00495012"/>
    <w:rsid w:val="004A0A80"/>
    <w:rsid w:val="004A26F2"/>
    <w:rsid w:val="004A28F7"/>
    <w:rsid w:val="004A317B"/>
    <w:rsid w:val="004A6825"/>
    <w:rsid w:val="004A69DC"/>
    <w:rsid w:val="004B2640"/>
    <w:rsid w:val="004B32C3"/>
    <w:rsid w:val="004B350F"/>
    <w:rsid w:val="004B3554"/>
    <w:rsid w:val="004B3FE7"/>
    <w:rsid w:val="004B43BC"/>
    <w:rsid w:val="004B442A"/>
    <w:rsid w:val="004C1B18"/>
    <w:rsid w:val="004C1E0E"/>
    <w:rsid w:val="004C1E7A"/>
    <w:rsid w:val="004C278B"/>
    <w:rsid w:val="004C2999"/>
    <w:rsid w:val="004C37C1"/>
    <w:rsid w:val="004C39B9"/>
    <w:rsid w:val="004C6125"/>
    <w:rsid w:val="004D54CE"/>
    <w:rsid w:val="004D6CC1"/>
    <w:rsid w:val="004D7E3D"/>
    <w:rsid w:val="004E2DEE"/>
    <w:rsid w:val="004E54C3"/>
    <w:rsid w:val="004E6A43"/>
    <w:rsid w:val="004E6D4B"/>
    <w:rsid w:val="004E7A2A"/>
    <w:rsid w:val="004F042D"/>
    <w:rsid w:val="004F052B"/>
    <w:rsid w:val="004F1404"/>
    <w:rsid w:val="004F1EAF"/>
    <w:rsid w:val="004F1EB2"/>
    <w:rsid w:val="004F5A06"/>
    <w:rsid w:val="004F5B66"/>
    <w:rsid w:val="004F7996"/>
    <w:rsid w:val="005005A1"/>
    <w:rsid w:val="00500E90"/>
    <w:rsid w:val="005025C2"/>
    <w:rsid w:val="005026F8"/>
    <w:rsid w:val="00503A0B"/>
    <w:rsid w:val="00503DC0"/>
    <w:rsid w:val="00505240"/>
    <w:rsid w:val="00507554"/>
    <w:rsid w:val="0051242E"/>
    <w:rsid w:val="00512FB5"/>
    <w:rsid w:val="00513AB5"/>
    <w:rsid w:val="0051561B"/>
    <w:rsid w:val="00517BBD"/>
    <w:rsid w:val="00520E99"/>
    <w:rsid w:val="0052106E"/>
    <w:rsid w:val="005211DB"/>
    <w:rsid w:val="00522CBF"/>
    <w:rsid w:val="00522E2E"/>
    <w:rsid w:val="00523C71"/>
    <w:rsid w:val="00524717"/>
    <w:rsid w:val="005262BB"/>
    <w:rsid w:val="005274F2"/>
    <w:rsid w:val="00530EEB"/>
    <w:rsid w:val="0053143C"/>
    <w:rsid w:val="00532179"/>
    <w:rsid w:val="0053329B"/>
    <w:rsid w:val="00533696"/>
    <w:rsid w:val="005336E9"/>
    <w:rsid w:val="0053569A"/>
    <w:rsid w:val="0053668D"/>
    <w:rsid w:val="005377F1"/>
    <w:rsid w:val="00537DCE"/>
    <w:rsid w:val="00540CC1"/>
    <w:rsid w:val="005411A3"/>
    <w:rsid w:val="00541ADA"/>
    <w:rsid w:val="0054417C"/>
    <w:rsid w:val="00545F82"/>
    <w:rsid w:val="005467A1"/>
    <w:rsid w:val="00546DF5"/>
    <w:rsid w:val="00550F95"/>
    <w:rsid w:val="0055155B"/>
    <w:rsid w:val="0055175A"/>
    <w:rsid w:val="00552BF9"/>
    <w:rsid w:val="005542B0"/>
    <w:rsid w:val="00555031"/>
    <w:rsid w:val="00557176"/>
    <w:rsid w:val="00560DF4"/>
    <w:rsid w:val="005618FC"/>
    <w:rsid w:val="0056218F"/>
    <w:rsid w:val="00562908"/>
    <w:rsid w:val="00564104"/>
    <w:rsid w:val="00564871"/>
    <w:rsid w:val="0056511E"/>
    <w:rsid w:val="0056539E"/>
    <w:rsid w:val="00565F57"/>
    <w:rsid w:val="00573E34"/>
    <w:rsid w:val="00574F0F"/>
    <w:rsid w:val="005766B1"/>
    <w:rsid w:val="00577C0A"/>
    <w:rsid w:val="005800F6"/>
    <w:rsid w:val="0058070F"/>
    <w:rsid w:val="00582FD3"/>
    <w:rsid w:val="005838FE"/>
    <w:rsid w:val="00584DC9"/>
    <w:rsid w:val="00585FB3"/>
    <w:rsid w:val="005915B9"/>
    <w:rsid w:val="00592037"/>
    <w:rsid w:val="0059393B"/>
    <w:rsid w:val="005952DE"/>
    <w:rsid w:val="005957FC"/>
    <w:rsid w:val="00596694"/>
    <w:rsid w:val="00596E60"/>
    <w:rsid w:val="005A002E"/>
    <w:rsid w:val="005A0CDD"/>
    <w:rsid w:val="005A2D1C"/>
    <w:rsid w:val="005A2ED2"/>
    <w:rsid w:val="005A592F"/>
    <w:rsid w:val="005A5D96"/>
    <w:rsid w:val="005A675A"/>
    <w:rsid w:val="005A7836"/>
    <w:rsid w:val="005B0488"/>
    <w:rsid w:val="005B261D"/>
    <w:rsid w:val="005B36AD"/>
    <w:rsid w:val="005B4C5C"/>
    <w:rsid w:val="005B56C9"/>
    <w:rsid w:val="005B7A00"/>
    <w:rsid w:val="005C1C6B"/>
    <w:rsid w:val="005C3CFF"/>
    <w:rsid w:val="005C5BEB"/>
    <w:rsid w:val="005C7068"/>
    <w:rsid w:val="005D014A"/>
    <w:rsid w:val="005D05F4"/>
    <w:rsid w:val="005D0F6C"/>
    <w:rsid w:val="005D198F"/>
    <w:rsid w:val="005D2114"/>
    <w:rsid w:val="005D288F"/>
    <w:rsid w:val="005D3540"/>
    <w:rsid w:val="005D35FD"/>
    <w:rsid w:val="005D4AB1"/>
    <w:rsid w:val="005D4BF6"/>
    <w:rsid w:val="005D5C42"/>
    <w:rsid w:val="005D7849"/>
    <w:rsid w:val="005E37AD"/>
    <w:rsid w:val="005E463C"/>
    <w:rsid w:val="005E534C"/>
    <w:rsid w:val="005E63C8"/>
    <w:rsid w:val="005E6D69"/>
    <w:rsid w:val="005F1D64"/>
    <w:rsid w:val="005F2A52"/>
    <w:rsid w:val="005F4497"/>
    <w:rsid w:val="005F45C1"/>
    <w:rsid w:val="00602CBB"/>
    <w:rsid w:val="00603443"/>
    <w:rsid w:val="00605289"/>
    <w:rsid w:val="00607098"/>
    <w:rsid w:val="00615285"/>
    <w:rsid w:val="006204A3"/>
    <w:rsid w:val="00621ED0"/>
    <w:rsid w:val="006232FD"/>
    <w:rsid w:val="006237C3"/>
    <w:rsid w:val="0062635C"/>
    <w:rsid w:val="006263EF"/>
    <w:rsid w:val="006304F3"/>
    <w:rsid w:val="00632EED"/>
    <w:rsid w:val="00634936"/>
    <w:rsid w:val="00635ECB"/>
    <w:rsid w:val="00636366"/>
    <w:rsid w:val="00640F72"/>
    <w:rsid w:val="00643519"/>
    <w:rsid w:val="006447E8"/>
    <w:rsid w:val="006457DD"/>
    <w:rsid w:val="00652925"/>
    <w:rsid w:val="00654E09"/>
    <w:rsid w:val="006626B0"/>
    <w:rsid w:val="00663853"/>
    <w:rsid w:val="0066395C"/>
    <w:rsid w:val="0066749B"/>
    <w:rsid w:val="00667F91"/>
    <w:rsid w:val="00670445"/>
    <w:rsid w:val="00672FF5"/>
    <w:rsid w:val="00673267"/>
    <w:rsid w:val="00673909"/>
    <w:rsid w:val="00677414"/>
    <w:rsid w:val="00680060"/>
    <w:rsid w:val="00684F40"/>
    <w:rsid w:val="0068595C"/>
    <w:rsid w:val="006863B6"/>
    <w:rsid w:val="0068771B"/>
    <w:rsid w:val="00687C02"/>
    <w:rsid w:val="00690965"/>
    <w:rsid w:val="006909E1"/>
    <w:rsid w:val="00691186"/>
    <w:rsid w:val="00693232"/>
    <w:rsid w:val="00697580"/>
    <w:rsid w:val="0069763B"/>
    <w:rsid w:val="006A0576"/>
    <w:rsid w:val="006A2589"/>
    <w:rsid w:val="006A2D41"/>
    <w:rsid w:val="006A633A"/>
    <w:rsid w:val="006A6AA6"/>
    <w:rsid w:val="006A7C85"/>
    <w:rsid w:val="006A7DB0"/>
    <w:rsid w:val="006B0098"/>
    <w:rsid w:val="006B0314"/>
    <w:rsid w:val="006B07C6"/>
    <w:rsid w:val="006B0C22"/>
    <w:rsid w:val="006B2BC8"/>
    <w:rsid w:val="006B2CAD"/>
    <w:rsid w:val="006B31D4"/>
    <w:rsid w:val="006B39FB"/>
    <w:rsid w:val="006B4727"/>
    <w:rsid w:val="006B55AF"/>
    <w:rsid w:val="006B5E3E"/>
    <w:rsid w:val="006B73DD"/>
    <w:rsid w:val="006C00E1"/>
    <w:rsid w:val="006C01BD"/>
    <w:rsid w:val="006C13F1"/>
    <w:rsid w:val="006C1BCD"/>
    <w:rsid w:val="006C56F4"/>
    <w:rsid w:val="006C5A9E"/>
    <w:rsid w:val="006D25AD"/>
    <w:rsid w:val="006D4576"/>
    <w:rsid w:val="006D6399"/>
    <w:rsid w:val="006D65C0"/>
    <w:rsid w:val="006D6BCB"/>
    <w:rsid w:val="006D77B1"/>
    <w:rsid w:val="006D7F67"/>
    <w:rsid w:val="006E0DED"/>
    <w:rsid w:val="006E2860"/>
    <w:rsid w:val="006E49AF"/>
    <w:rsid w:val="006F0EE6"/>
    <w:rsid w:val="006F3D19"/>
    <w:rsid w:val="006F57E6"/>
    <w:rsid w:val="006F601C"/>
    <w:rsid w:val="00700E0E"/>
    <w:rsid w:val="00701B32"/>
    <w:rsid w:val="00702327"/>
    <w:rsid w:val="0070452F"/>
    <w:rsid w:val="00710763"/>
    <w:rsid w:val="00710FFC"/>
    <w:rsid w:val="007128AF"/>
    <w:rsid w:val="00713001"/>
    <w:rsid w:val="00713522"/>
    <w:rsid w:val="007210EA"/>
    <w:rsid w:val="007218B5"/>
    <w:rsid w:val="007223F3"/>
    <w:rsid w:val="00730771"/>
    <w:rsid w:val="00730A66"/>
    <w:rsid w:val="0073203D"/>
    <w:rsid w:val="00732435"/>
    <w:rsid w:val="00732EBF"/>
    <w:rsid w:val="00732F75"/>
    <w:rsid w:val="00733A1B"/>
    <w:rsid w:val="007351B5"/>
    <w:rsid w:val="00740166"/>
    <w:rsid w:val="00740BEA"/>
    <w:rsid w:val="007411D6"/>
    <w:rsid w:val="00746115"/>
    <w:rsid w:val="00753769"/>
    <w:rsid w:val="007576FA"/>
    <w:rsid w:val="00763BF5"/>
    <w:rsid w:val="00764AB7"/>
    <w:rsid w:val="007709BE"/>
    <w:rsid w:val="007710C9"/>
    <w:rsid w:val="00771FF5"/>
    <w:rsid w:val="00772B14"/>
    <w:rsid w:val="00772BCA"/>
    <w:rsid w:val="00774BFD"/>
    <w:rsid w:val="00776FBE"/>
    <w:rsid w:val="007778B5"/>
    <w:rsid w:val="00777E5C"/>
    <w:rsid w:val="007809D5"/>
    <w:rsid w:val="00780D6C"/>
    <w:rsid w:val="007811BE"/>
    <w:rsid w:val="007819E8"/>
    <w:rsid w:val="00781CAE"/>
    <w:rsid w:val="007831D2"/>
    <w:rsid w:val="00790BEE"/>
    <w:rsid w:val="00792911"/>
    <w:rsid w:val="00795287"/>
    <w:rsid w:val="00796D5C"/>
    <w:rsid w:val="007A2FE7"/>
    <w:rsid w:val="007A40B1"/>
    <w:rsid w:val="007A4FFE"/>
    <w:rsid w:val="007A5331"/>
    <w:rsid w:val="007B079C"/>
    <w:rsid w:val="007B0B64"/>
    <w:rsid w:val="007B10D8"/>
    <w:rsid w:val="007B4454"/>
    <w:rsid w:val="007B5626"/>
    <w:rsid w:val="007B612B"/>
    <w:rsid w:val="007B7926"/>
    <w:rsid w:val="007C0278"/>
    <w:rsid w:val="007C1055"/>
    <w:rsid w:val="007C1E3F"/>
    <w:rsid w:val="007C4DEB"/>
    <w:rsid w:val="007C5B3B"/>
    <w:rsid w:val="007C66AD"/>
    <w:rsid w:val="007C6D10"/>
    <w:rsid w:val="007D0035"/>
    <w:rsid w:val="007D24A9"/>
    <w:rsid w:val="007D2CC3"/>
    <w:rsid w:val="007D4126"/>
    <w:rsid w:val="007D45F4"/>
    <w:rsid w:val="007D4D96"/>
    <w:rsid w:val="007D4DA1"/>
    <w:rsid w:val="007D52FE"/>
    <w:rsid w:val="007E0BCD"/>
    <w:rsid w:val="007E27C0"/>
    <w:rsid w:val="007E523B"/>
    <w:rsid w:val="007E7D40"/>
    <w:rsid w:val="007F0577"/>
    <w:rsid w:val="007F296B"/>
    <w:rsid w:val="007F4F5A"/>
    <w:rsid w:val="007F571D"/>
    <w:rsid w:val="008006CF"/>
    <w:rsid w:val="0080080C"/>
    <w:rsid w:val="00800A69"/>
    <w:rsid w:val="0080156C"/>
    <w:rsid w:val="008028E9"/>
    <w:rsid w:val="00803C51"/>
    <w:rsid w:val="00804597"/>
    <w:rsid w:val="00805220"/>
    <w:rsid w:val="00805381"/>
    <w:rsid w:val="008069C5"/>
    <w:rsid w:val="0080785A"/>
    <w:rsid w:val="0081272F"/>
    <w:rsid w:val="008139A8"/>
    <w:rsid w:val="00815C86"/>
    <w:rsid w:val="008206AE"/>
    <w:rsid w:val="00821A66"/>
    <w:rsid w:val="008225B8"/>
    <w:rsid w:val="00822ACC"/>
    <w:rsid w:val="0082532D"/>
    <w:rsid w:val="00827460"/>
    <w:rsid w:val="00830136"/>
    <w:rsid w:val="008319E0"/>
    <w:rsid w:val="00833FF0"/>
    <w:rsid w:val="00834366"/>
    <w:rsid w:val="008345E6"/>
    <w:rsid w:val="00836492"/>
    <w:rsid w:val="00840724"/>
    <w:rsid w:val="00840E29"/>
    <w:rsid w:val="00841792"/>
    <w:rsid w:val="008446D6"/>
    <w:rsid w:val="00844F60"/>
    <w:rsid w:val="0084534E"/>
    <w:rsid w:val="00846718"/>
    <w:rsid w:val="00847204"/>
    <w:rsid w:val="008515FD"/>
    <w:rsid w:val="0085278B"/>
    <w:rsid w:val="00853605"/>
    <w:rsid w:val="00853A5B"/>
    <w:rsid w:val="00853EAD"/>
    <w:rsid w:val="008564F8"/>
    <w:rsid w:val="00856A6F"/>
    <w:rsid w:val="00860088"/>
    <w:rsid w:val="00861B0B"/>
    <w:rsid w:val="00862FFC"/>
    <w:rsid w:val="008644DA"/>
    <w:rsid w:val="00865684"/>
    <w:rsid w:val="00866639"/>
    <w:rsid w:val="0087239D"/>
    <w:rsid w:val="008728B6"/>
    <w:rsid w:val="00876180"/>
    <w:rsid w:val="00876AE9"/>
    <w:rsid w:val="00877B49"/>
    <w:rsid w:val="0088000E"/>
    <w:rsid w:val="0088051D"/>
    <w:rsid w:val="0088164D"/>
    <w:rsid w:val="00883DC9"/>
    <w:rsid w:val="00885CB2"/>
    <w:rsid w:val="0088619B"/>
    <w:rsid w:val="00886AA0"/>
    <w:rsid w:val="00893235"/>
    <w:rsid w:val="00895911"/>
    <w:rsid w:val="0089644D"/>
    <w:rsid w:val="00896BC9"/>
    <w:rsid w:val="008A03D4"/>
    <w:rsid w:val="008A0FDB"/>
    <w:rsid w:val="008A2999"/>
    <w:rsid w:val="008A56E5"/>
    <w:rsid w:val="008A6F5D"/>
    <w:rsid w:val="008B2FFA"/>
    <w:rsid w:val="008B331A"/>
    <w:rsid w:val="008B657F"/>
    <w:rsid w:val="008B79FB"/>
    <w:rsid w:val="008C23F3"/>
    <w:rsid w:val="008C466A"/>
    <w:rsid w:val="008C53C1"/>
    <w:rsid w:val="008C77F6"/>
    <w:rsid w:val="008D35C5"/>
    <w:rsid w:val="008D4CB0"/>
    <w:rsid w:val="008D6362"/>
    <w:rsid w:val="008E0690"/>
    <w:rsid w:val="008E0933"/>
    <w:rsid w:val="008E2CE4"/>
    <w:rsid w:val="008E390A"/>
    <w:rsid w:val="008E5647"/>
    <w:rsid w:val="008E5740"/>
    <w:rsid w:val="008E5911"/>
    <w:rsid w:val="008E5DD1"/>
    <w:rsid w:val="008E6028"/>
    <w:rsid w:val="008E6B29"/>
    <w:rsid w:val="008E7A10"/>
    <w:rsid w:val="008F00BD"/>
    <w:rsid w:val="008F2085"/>
    <w:rsid w:val="008F276F"/>
    <w:rsid w:val="008F2E51"/>
    <w:rsid w:val="008F5B66"/>
    <w:rsid w:val="008F7C74"/>
    <w:rsid w:val="00903961"/>
    <w:rsid w:val="00903ED0"/>
    <w:rsid w:val="009061EF"/>
    <w:rsid w:val="00907545"/>
    <w:rsid w:val="009100E4"/>
    <w:rsid w:val="00911DC7"/>
    <w:rsid w:val="00914D71"/>
    <w:rsid w:val="00915D91"/>
    <w:rsid w:val="009169F2"/>
    <w:rsid w:val="00917133"/>
    <w:rsid w:val="009172EB"/>
    <w:rsid w:val="00921235"/>
    <w:rsid w:val="00922802"/>
    <w:rsid w:val="00925D6C"/>
    <w:rsid w:val="00926807"/>
    <w:rsid w:val="00926C6D"/>
    <w:rsid w:val="0092738E"/>
    <w:rsid w:val="0092750C"/>
    <w:rsid w:val="00932488"/>
    <w:rsid w:val="0093296E"/>
    <w:rsid w:val="00937D85"/>
    <w:rsid w:val="00943540"/>
    <w:rsid w:val="00943EE4"/>
    <w:rsid w:val="00945EAB"/>
    <w:rsid w:val="0095080E"/>
    <w:rsid w:val="0095116D"/>
    <w:rsid w:val="00952821"/>
    <w:rsid w:val="0095318C"/>
    <w:rsid w:val="00955969"/>
    <w:rsid w:val="00956AB1"/>
    <w:rsid w:val="00956E09"/>
    <w:rsid w:val="009575AB"/>
    <w:rsid w:val="00960C09"/>
    <w:rsid w:val="00962F59"/>
    <w:rsid w:val="0096409F"/>
    <w:rsid w:val="009641A3"/>
    <w:rsid w:val="0096540E"/>
    <w:rsid w:val="00967575"/>
    <w:rsid w:val="00967B81"/>
    <w:rsid w:val="00967C88"/>
    <w:rsid w:val="009721CE"/>
    <w:rsid w:val="0097293D"/>
    <w:rsid w:val="009730FB"/>
    <w:rsid w:val="00973E96"/>
    <w:rsid w:val="0097684B"/>
    <w:rsid w:val="009770B1"/>
    <w:rsid w:val="00980840"/>
    <w:rsid w:val="0098142D"/>
    <w:rsid w:val="0098291B"/>
    <w:rsid w:val="0098308D"/>
    <w:rsid w:val="00984C13"/>
    <w:rsid w:val="009852DE"/>
    <w:rsid w:val="00985887"/>
    <w:rsid w:val="00985942"/>
    <w:rsid w:val="00985B8A"/>
    <w:rsid w:val="00986D24"/>
    <w:rsid w:val="00990DF4"/>
    <w:rsid w:val="00991363"/>
    <w:rsid w:val="0099397D"/>
    <w:rsid w:val="00993A07"/>
    <w:rsid w:val="009952BB"/>
    <w:rsid w:val="00995558"/>
    <w:rsid w:val="0099618F"/>
    <w:rsid w:val="009963B0"/>
    <w:rsid w:val="0099710B"/>
    <w:rsid w:val="009A2953"/>
    <w:rsid w:val="009A2A7A"/>
    <w:rsid w:val="009A4C47"/>
    <w:rsid w:val="009A5397"/>
    <w:rsid w:val="009A7E27"/>
    <w:rsid w:val="009B109B"/>
    <w:rsid w:val="009B252A"/>
    <w:rsid w:val="009B4BCA"/>
    <w:rsid w:val="009B5A0C"/>
    <w:rsid w:val="009B792B"/>
    <w:rsid w:val="009B79A4"/>
    <w:rsid w:val="009B7C7C"/>
    <w:rsid w:val="009C0A3B"/>
    <w:rsid w:val="009C3948"/>
    <w:rsid w:val="009C3AC6"/>
    <w:rsid w:val="009C4A63"/>
    <w:rsid w:val="009C5702"/>
    <w:rsid w:val="009D09C3"/>
    <w:rsid w:val="009D59AE"/>
    <w:rsid w:val="009E1703"/>
    <w:rsid w:val="009E1EE5"/>
    <w:rsid w:val="009E6F60"/>
    <w:rsid w:val="009F0492"/>
    <w:rsid w:val="009F12B7"/>
    <w:rsid w:val="009F3D52"/>
    <w:rsid w:val="009F3EAB"/>
    <w:rsid w:val="009F6613"/>
    <w:rsid w:val="00A00464"/>
    <w:rsid w:val="00A028F2"/>
    <w:rsid w:val="00A0295C"/>
    <w:rsid w:val="00A03C22"/>
    <w:rsid w:val="00A04DE8"/>
    <w:rsid w:val="00A05D52"/>
    <w:rsid w:val="00A07FD8"/>
    <w:rsid w:val="00A115F7"/>
    <w:rsid w:val="00A1295E"/>
    <w:rsid w:val="00A12C60"/>
    <w:rsid w:val="00A1435A"/>
    <w:rsid w:val="00A14D9D"/>
    <w:rsid w:val="00A1501B"/>
    <w:rsid w:val="00A1602C"/>
    <w:rsid w:val="00A16485"/>
    <w:rsid w:val="00A16642"/>
    <w:rsid w:val="00A20AF3"/>
    <w:rsid w:val="00A21A7C"/>
    <w:rsid w:val="00A22046"/>
    <w:rsid w:val="00A2227C"/>
    <w:rsid w:val="00A227CD"/>
    <w:rsid w:val="00A279BC"/>
    <w:rsid w:val="00A3243E"/>
    <w:rsid w:val="00A33584"/>
    <w:rsid w:val="00A346E0"/>
    <w:rsid w:val="00A36955"/>
    <w:rsid w:val="00A36F64"/>
    <w:rsid w:val="00A40657"/>
    <w:rsid w:val="00A42264"/>
    <w:rsid w:val="00A470B2"/>
    <w:rsid w:val="00A478BD"/>
    <w:rsid w:val="00A50371"/>
    <w:rsid w:val="00A547D4"/>
    <w:rsid w:val="00A558AD"/>
    <w:rsid w:val="00A56E0F"/>
    <w:rsid w:val="00A60AD9"/>
    <w:rsid w:val="00A61A25"/>
    <w:rsid w:val="00A65324"/>
    <w:rsid w:val="00A66EEA"/>
    <w:rsid w:val="00A67D79"/>
    <w:rsid w:val="00A700B8"/>
    <w:rsid w:val="00A708D2"/>
    <w:rsid w:val="00A70FCE"/>
    <w:rsid w:val="00A710CF"/>
    <w:rsid w:val="00A72C70"/>
    <w:rsid w:val="00A74606"/>
    <w:rsid w:val="00A74A1F"/>
    <w:rsid w:val="00A75B84"/>
    <w:rsid w:val="00A75EF3"/>
    <w:rsid w:val="00A76928"/>
    <w:rsid w:val="00A76F39"/>
    <w:rsid w:val="00A77364"/>
    <w:rsid w:val="00A77745"/>
    <w:rsid w:val="00A77F7B"/>
    <w:rsid w:val="00A80E56"/>
    <w:rsid w:val="00A81551"/>
    <w:rsid w:val="00A81D9C"/>
    <w:rsid w:val="00A82F36"/>
    <w:rsid w:val="00A845D4"/>
    <w:rsid w:val="00A901B1"/>
    <w:rsid w:val="00A92128"/>
    <w:rsid w:val="00A93870"/>
    <w:rsid w:val="00A94277"/>
    <w:rsid w:val="00A94DFF"/>
    <w:rsid w:val="00A954BA"/>
    <w:rsid w:val="00A95903"/>
    <w:rsid w:val="00A96906"/>
    <w:rsid w:val="00AA010B"/>
    <w:rsid w:val="00AA0193"/>
    <w:rsid w:val="00AA0D9D"/>
    <w:rsid w:val="00AA2380"/>
    <w:rsid w:val="00AA2584"/>
    <w:rsid w:val="00AA69D7"/>
    <w:rsid w:val="00AB035E"/>
    <w:rsid w:val="00AB1A45"/>
    <w:rsid w:val="00AB1CC5"/>
    <w:rsid w:val="00AB45BC"/>
    <w:rsid w:val="00AB5B9B"/>
    <w:rsid w:val="00AB6597"/>
    <w:rsid w:val="00AB6659"/>
    <w:rsid w:val="00AB66D5"/>
    <w:rsid w:val="00AB68CB"/>
    <w:rsid w:val="00AB7B21"/>
    <w:rsid w:val="00AC05B9"/>
    <w:rsid w:val="00AC14CC"/>
    <w:rsid w:val="00AC2028"/>
    <w:rsid w:val="00AC25B9"/>
    <w:rsid w:val="00AC433C"/>
    <w:rsid w:val="00AD00A7"/>
    <w:rsid w:val="00AD08CE"/>
    <w:rsid w:val="00AD0FDF"/>
    <w:rsid w:val="00AD2FA5"/>
    <w:rsid w:val="00AD34EF"/>
    <w:rsid w:val="00AD48C6"/>
    <w:rsid w:val="00AD5958"/>
    <w:rsid w:val="00AD7380"/>
    <w:rsid w:val="00AE2B15"/>
    <w:rsid w:val="00AE333A"/>
    <w:rsid w:val="00AE35D3"/>
    <w:rsid w:val="00AE4AD5"/>
    <w:rsid w:val="00AE55E0"/>
    <w:rsid w:val="00AE5EA9"/>
    <w:rsid w:val="00AE6082"/>
    <w:rsid w:val="00AE6404"/>
    <w:rsid w:val="00AE7466"/>
    <w:rsid w:val="00AF0987"/>
    <w:rsid w:val="00AF0B61"/>
    <w:rsid w:val="00AF1C40"/>
    <w:rsid w:val="00AF2A1D"/>
    <w:rsid w:val="00AF2FD6"/>
    <w:rsid w:val="00AF3C1C"/>
    <w:rsid w:val="00AF47A5"/>
    <w:rsid w:val="00AF62AE"/>
    <w:rsid w:val="00AF79AA"/>
    <w:rsid w:val="00AF7FC4"/>
    <w:rsid w:val="00B0303A"/>
    <w:rsid w:val="00B03094"/>
    <w:rsid w:val="00B03A5C"/>
    <w:rsid w:val="00B10156"/>
    <w:rsid w:val="00B11949"/>
    <w:rsid w:val="00B13455"/>
    <w:rsid w:val="00B13A46"/>
    <w:rsid w:val="00B13F18"/>
    <w:rsid w:val="00B17FC7"/>
    <w:rsid w:val="00B21A52"/>
    <w:rsid w:val="00B21E18"/>
    <w:rsid w:val="00B23161"/>
    <w:rsid w:val="00B245B8"/>
    <w:rsid w:val="00B2548F"/>
    <w:rsid w:val="00B2600D"/>
    <w:rsid w:val="00B26D86"/>
    <w:rsid w:val="00B30148"/>
    <w:rsid w:val="00B307F3"/>
    <w:rsid w:val="00B30DE0"/>
    <w:rsid w:val="00B3315A"/>
    <w:rsid w:val="00B34BA9"/>
    <w:rsid w:val="00B35259"/>
    <w:rsid w:val="00B37109"/>
    <w:rsid w:val="00B41F89"/>
    <w:rsid w:val="00B45BB1"/>
    <w:rsid w:val="00B45C3F"/>
    <w:rsid w:val="00B464BC"/>
    <w:rsid w:val="00B5061D"/>
    <w:rsid w:val="00B519F6"/>
    <w:rsid w:val="00B51C34"/>
    <w:rsid w:val="00B52BFF"/>
    <w:rsid w:val="00B56D0E"/>
    <w:rsid w:val="00B6021B"/>
    <w:rsid w:val="00B60426"/>
    <w:rsid w:val="00B63258"/>
    <w:rsid w:val="00B649D2"/>
    <w:rsid w:val="00B64A04"/>
    <w:rsid w:val="00B6511E"/>
    <w:rsid w:val="00B651BD"/>
    <w:rsid w:val="00B6651C"/>
    <w:rsid w:val="00B66777"/>
    <w:rsid w:val="00B67632"/>
    <w:rsid w:val="00B71085"/>
    <w:rsid w:val="00B72398"/>
    <w:rsid w:val="00B7560A"/>
    <w:rsid w:val="00B75F29"/>
    <w:rsid w:val="00B764B5"/>
    <w:rsid w:val="00B77D97"/>
    <w:rsid w:val="00B80F30"/>
    <w:rsid w:val="00B815E2"/>
    <w:rsid w:val="00B81883"/>
    <w:rsid w:val="00B8471B"/>
    <w:rsid w:val="00B84864"/>
    <w:rsid w:val="00B85103"/>
    <w:rsid w:val="00B908CA"/>
    <w:rsid w:val="00B91949"/>
    <w:rsid w:val="00B92322"/>
    <w:rsid w:val="00B939B0"/>
    <w:rsid w:val="00B96008"/>
    <w:rsid w:val="00B961DB"/>
    <w:rsid w:val="00B97322"/>
    <w:rsid w:val="00B97768"/>
    <w:rsid w:val="00BA011C"/>
    <w:rsid w:val="00BA04EB"/>
    <w:rsid w:val="00BA0A60"/>
    <w:rsid w:val="00BA1144"/>
    <w:rsid w:val="00BA4261"/>
    <w:rsid w:val="00BA63E5"/>
    <w:rsid w:val="00BB08EA"/>
    <w:rsid w:val="00BB2570"/>
    <w:rsid w:val="00BB3B08"/>
    <w:rsid w:val="00BB49D8"/>
    <w:rsid w:val="00BB60E5"/>
    <w:rsid w:val="00BB6675"/>
    <w:rsid w:val="00BB7704"/>
    <w:rsid w:val="00BC2280"/>
    <w:rsid w:val="00BC4B84"/>
    <w:rsid w:val="00BD04E6"/>
    <w:rsid w:val="00BD1380"/>
    <w:rsid w:val="00BD1B98"/>
    <w:rsid w:val="00BD3174"/>
    <w:rsid w:val="00BD5A06"/>
    <w:rsid w:val="00BD5E83"/>
    <w:rsid w:val="00BE045F"/>
    <w:rsid w:val="00BE1A52"/>
    <w:rsid w:val="00BE21ED"/>
    <w:rsid w:val="00BE39F7"/>
    <w:rsid w:val="00BE3A0B"/>
    <w:rsid w:val="00BE4982"/>
    <w:rsid w:val="00BE4DAB"/>
    <w:rsid w:val="00BF0D40"/>
    <w:rsid w:val="00C005A9"/>
    <w:rsid w:val="00C00A0B"/>
    <w:rsid w:val="00C0149F"/>
    <w:rsid w:val="00C020D2"/>
    <w:rsid w:val="00C04D8B"/>
    <w:rsid w:val="00C1057C"/>
    <w:rsid w:val="00C10EAB"/>
    <w:rsid w:val="00C13950"/>
    <w:rsid w:val="00C13DB8"/>
    <w:rsid w:val="00C14828"/>
    <w:rsid w:val="00C1780A"/>
    <w:rsid w:val="00C20AFA"/>
    <w:rsid w:val="00C213F2"/>
    <w:rsid w:val="00C22F9A"/>
    <w:rsid w:val="00C23FF0"/>
    <w:rsid w:val="00C259B6"/>
    <w:rsid w:val="00C26AF7"/>
    <w:rsid w:val="00C26E00"/>
    <w:rsid w:val="00C31DFE"/>
    <w:rsid w:val="00C32445"/>
    <w:rsid w:val="00C3541F"/>
    <w:rsid w:val="00C35C54"/>
    <w:rsid w:val="00C3657C"/>
    <w:rsid w:val="00C377E4"/>
    <w:rsid w:val="00C41FDE"/>
    <w:rsid w:val="00C436A4"/>
    <w:rsid w:val="00C437CB"/>
    <w:rsid w:val="00C4473E"/>
    <w:rsid w:val="00C44EEE"/>
    <w:rsid w:val="00C45BE6"/>
    <w:rsid w:val="00C46FC6"/>
    <w:rsid w:val="00C50000"/>
    <w:rsid w:val="00C50058"/>
    <w:rsid w:val="00C5316E"/>
    <w:rsid w:val="00C56377"/>
    <w:rsid w:val="00C56E53"/>
    <w:rsid w:val="00C576DE"/>
    <w:rsid w:val="00C601F9"/>
    <w:rsid w:val="00C6066C"/>
    <w:rsid w:val="00C6158B"/>
    <w:rsid w:val="00C61721"/>
    <w:rsid w:val="00C62120"/>
    <w:rsid w:val="00C6424F"/>
    <w:rsid w:val="00C65C5E"/>
    <w:rsid w:val="00C664E7"/>
    <w:rsid w:val="00C70624"/>
    <w:rsid w:val="00C7216B"/>
    <w:rsid w:val="00C72DD1"/>
    <w:rsid w:val="00C73923"/>
    <w:rsid w:val="00C74F03"/>
    <w:rsid w:val="00C761BC"/>
    <w:rsid w:val="00C76F88"/>
    <w:rsid w:val="00C80851"/>
    <w:rsid w:val="00C82480"/>
    <w:rsid w:val="00C84370"/>
    <w:rsid w:val="00C847FD"/>
    <w:rsid w:val="00C873E5"/>
    <w:rsid w:val="00C90172"/>
    <w:rsid w:val="00C90F5E"/>
    <w:rsid w:val="00C91B4B"/>
    <w:rsid w:val="00C91EFA"/>
    <w:rsid w:val="00C93B62"/>
    <w:rsid w:val="00C94264"/>
    <w:rsid w:val="00C94707"/>
    <w:rsid w:val="00C954B0"/>
    <w:rsid w:val="00CA23F3"/>
    <w:rsid w:val="00CA3602"/>
    <w:rsid w:val="00CA3D17"/>
    <w:rsid w:val="00CB15E2"/>
    <w:rsid w:val="00CB2139"/>
    <w:rsid w:val="00CB2973"/>
    <w:rsid w:val="00CB34EA"/>
    <w:rsid w:val="00CB5B2A"/>
    <w:rsid w:val="00CC14D5"/>
    <w:rsid w:val="00CC34BF"/>
    <w:rsid w:val="00CC48FB"/>
    <w:rsid w:val="00CD1090"/>
    <w:rsid w:val="00CD1150"/>
    <w:rsid w:val="00CD214B"/>
    <w:rsid w:val="00CD2A98"/>
    <w:rsid w:val="00CD48C1"/>
    <w:rsid w:val="00CD4DFD"/>
    <w:rsid w:val="00CD5D7F"/>
    <w:rsid w:val="00CD6293"/>
    <w:rsid w:val="00CE06C0"/>
    <w:rsid w:val="00CE2BE7"/>
    <w:rsid w:val="00CE39A0"/>
    <w:rsid w:val="00CE41CD"/>
    <w:rsid w:val="00CE4A11"/>
    <w:rsid w:val="00CE4DD5"/>
    <w:rsid w:val="00CE69CD"/>
    <w:rsid w:val="00CE6E21"/>
    <w:rsid w:val="00CE77BC"/>
    <w:rsid w:val="00CF0B76"/>
    <w:rsid w:val="00CF2ACE"/>
    <w:rsid w:val="00CF3CAD"/>
    <w:rsid w:val="00CF5BFA"/>
    <w:rsid w:val="00CF66A1"/>
    <w:rsid w:val="00CF7B4B"/>
    <w:rsid w:val="00D00592"/>
    <w:rsid w:val="00D028BC"/>
    <w:rsid w:val="00D047F1"/>
    <w:rsid w:val="00D07DCA"/>
    <w:rsid w:val="00D1197C"/>
    <w:rsid w:val="00D12778"/>
    <w:rsid w:val="00D13613"/>
    <w:rsid w:val="00D15B4B"/>
    <w:rsid w:val="00D200FE"/>
    <w:rsid w:val="00D20B0F"/>
    <w:rsid w:val="00D2263B"/>
    <w:rsid w:val="00D24442"/>
    <w:rsid w:val="00D24FAE"/>
    <w:rsid w:val="00D25F45"/>
    <w:rsid w:val="00D2724F"/>
    <w:rsid w:val="00D305C8"/>
    <w:rsid w:val="00D3121D"/>
    <w:rsid w:val="00D31A3F"/>
    <w:rsid w:val="00D323A8"/>
    <w:rsid w:val="00D328F2"/>
    <w:rsid w:val="00D32FE2"/>
    <w:rsid w:val="00D338C6"/>
    <w:rsid w:val="00D34BD4"/>
    <w:rsid w:val="00D354D2"/>
    <w:rsid w:val="00D372A0"/>
    <w:rsid w:val="00D376CE"/>
    <w:rsid w:val="00D43BD7"/>
    <w:rsid w:val="00D43DE7"/>
    <w:rsid w:val="00D454AF"/>
    <w:rsid w:val="00D45A80"/>
    <w:rsid w:val="00D47571"/>
    <w:rsid w:val="00D50D4E"/>
    <w:rsid w:val="00D5211A"/>
    <w:rsid w:val="00D52E49"/>
    <w:rsid w:val="00D562A7"/>
    <w:rsid w:val="00D57532"/>
    <w:rsid w:val="00D57D51"/>
    <w:rsid w:val="00D616A0"/>
    <w:rsid w:val="00D61D46"/>
    <w:rsid w:val="00D622E7"/>
    <w:rsid w:val="00D64A06"/>
    <w:rsid w:val="00D65510"/>
    <w:rsid w:val="00D65F99"/>
    <w:rsid w:val="00D7100E"/>
    <w:rsid w:val="00D71CA3"/>
    <w:rsid w:val="00D727C2"/>
    <w:rsid w:val="00D75783"/>
    <w:rsid w:val="00D75B41"/>
    <w:rsid w:val="00D75C3D"/>
    <w:rsid w:val="00D76CD4"/>
    <w:rsid w:val="00D77509"/>
    <w:rsid w:val="00D80A9C"/>
    <w:rsid w:val="00D80AF4"/>
    <w:rsid w:val="00D81896"/>
    <w:rsid w:val="00D83187"/>
    <w:rsid w:val="00D83248"/>
    <w:rsid w:val="00D844C8"/>
    <w:rsid w:val="00D84A21"/>
    <w:rsid w:val="00D86FB9"/>
    <w:rsid w:val="00D91949"/>
    <w:rsid w:val="00D9358E"/>
    <w:rsid w:val="00D943C8"/>
    <w:rsid w:val="00D94C3C"/>
    <w:rsid w:val="00D96528"/>
    <w:rsid w:val="00D96FDD"/>
    <w:rsid w:val="00DA10F8"/>
    <w:rsid w:val="00DA11E9"/>
    <w:rsid w:val="00DA1833"/>
    <w:rsid w:val="00DA279C"/>
    <w:rsid w:val="00DA52D6"/>
    <w:rsid w:val="00DA5D5A"/>
    <w:rsid w:val="00DA637C"/>
    <w:rsid w:val="00DB1E28"/>
    <w:rsid w:val="00DC1A96"/>
    <w:rsid w:val="00DC1C28"/>
    <w:rsid w:val="00DC4BAB"/>
    <w:rsid w:val="00DC657B"/>
    <w:rsid w:val="00DD03F0"/>
    <w:rsid w:val="00DD0A1D"/>
    <w:rsid w:val="00DD1243"/>
    <w:rsid w:val="00DD3B7D"/>
    <w:rsid w:val="00DD60F4"/>
    <w:rsid w:val="00DE1E50"/>
    <w:rsid w:val="00DE3F02"/>
    <w:rsid w:val="00DE4931"/>
    <w:rsid w:val="00DE6C12"/>
    <w:rsid w:val="00DF48DA"/>
    <w:rsid w:val="00DF562F"/>
    <w:rsid w:val="00DF62BB"/>
    <w:rsid w:val="00DF65DC"/>
    <w:rsid w:val="00DF718E"/>
    <w:rsid w:val="00DF7B72"/>
    <w:rsid w:val="00E018B1"/>
    <w:rsid w:val="00E02274"/>
    <w:rsid w:val="00E028D8"/>
    <w:rsid w:val="00E02C3F"/>
    <w:rsid w:val="00E030C0"/>
    <w:rsid w:val="00E1130E"/>
    <w:rsid w:val="00E1314E"/>
    <w:rsid w:val="00E13C29"/>
    <w:rsid w:val="00E16975"/>
    <w:rsid w:val="00E22837"/>
    <w:rsid w:val="00E23415"/>
    <w:rsid w:val="00E23DF3"/>
    <w:rsid w:val="00E25CB7"/>
    <w:rsid w:val="00E2711D"/>
    <w:rsid w:val="00E278A9"/>
    <w:rsid w:val="00E312D2"/>
    <w:rsid w:val="00E31682"/>
    <w:rsid w:val="00E31808"/>
    <w:rsid w:val="00E3578B"/>
    <w:rsid w:val="00E35DF3"/>
    <w:rsid w:val="00E406A0"/>
    <w:rsid w:val="00E40B6F"/>
    <w:rsid w:val="00E43DD5"/>
    <w:rsid w:val="00E45C31"/>
    <w:rsid w:val="00E45E4A"/>
    <w:rsid w:val="00E46854"/>
    <w:rsid w:val="00E47443"/>
    <w:rsid w:val="00E478C0"/>
    <w:rsid w:val="00E51461"/>
    <w:rsid w:val="00E5169D"/>
    <w:rsid w:val="00E531DC"/>
    <w:rsid w:val="00E5453B"/>
    <w:rsid w:val="00E54793"/>
    <w:rsid w:val="00E54ACF"/>
    <w:rsid w:val="00E55ADB"/>
    <w:rsid w:val="00E55D7B"/>
    <w:rsid w:val="00E57F7E"/>
    <w:rsid w:val="00E57FA4"/>
    <w:rsid w:val="00E60D61"/>
    <w:rsid w:val="00E62D51"/>
    <w:rsid w:val="00E64EA7"/>
    <w:rsid w:val="00E6563C"/>
    <w:rsid w:val="00E70410"/>
    <w:rsid w:val="00E723AB"/>
    <w:rsid w:val="00E736FA"/>
    <w:rsid w:val="00E74892"/>
    <w:rsid w:val="00E76913"/>
    <w:rsid w:val="00E769AE"/>
    <w:rsid w:val="00E812B2"/>
    <w:rsid w:val="00E81E45"/>
    <w:rsid w:val="00E82A02"/>
    <w:rsid w:val="00E84AB6"/>
    <w:rsid w:val="00E86768"/>
    <w:rsid w:val="00E90E7D"/>
    <w:rsid w:val="00E94221"/>
    <w:rsid w:val="00E95090"/>
    <w:rsid w:val="00E95282"/>
    <w:rsid w:val="00EA06E5"/>
    <w:rsid w:val="00EA1E5D"/>
    <w:rsid w:val="00EA2C47"/>
    <w:rsid w:val="00EA4D30"/>
    <w:rsid w:val="00EA754A"/>
    <w:rsid w:val="00EB46AB"/>
    <w:rsid w:val="00EB534F"/>
    <w:rsid w:val="00EB5AB1"/>
    <w:rsid w:val="00EB60C8"/>
    <w:rsid w:val="00EB6390"/>
    <w:rsid w:val="00EC0B46"/>
    <w:rsid w:val="00EC1F3A"/>
    <w:rsid w:val="00EC4131"/>
    <w:rsid w:val="00EC5776"/>
    <w:rsid w:val="00EC6756"/>
    <w:rsid w:val="00EC7951"/>
    <w:rsid w:val="00ED07D5"/>
    <w:rsid w:val="00ED12F4"/>
    <w:rsid w:val="00ED14B1"/>
    <w:rsid w:val="00ED1A24"/>
    <w:rsid w:val="00ED2666"/>
    <w:rsid w:val="00ED3EDB"/>
    <w:rsid w:val="00EE2F9F"/>
    <w:rsid w:val="00EE3697"/>
    <w:rsid w:val="00EE4688"/>
    <w:rsid w:val="00EE5606"/>
    <w:rsid w:val="00EE5822"/>
    <w:rsid w:val="00EE5A8F"/>
    <w:rsid w:val="00EE6D1D"/>
    <w:rsid w:val="00EE75A9"/>
    <w:rsid w:val="00EF4193"/>
    <w:rsid w:val="00EF61A4"/>
    <w:rsid w:val="00EF649D"/>
    <w:rsid w:val="00EF6A5D"/>
    <w:rsid w:val="00EF7C9C"/>
    <w:rsid w:val="00F007B6"/>
    <w:rsid w:val="00F00B34"/>
    <w:rsid w:val="00F03488"/>
    <w:rsid w:val="00F044B9"/>
    <w:rsid w:val="00F05749"/>
    <w:rsid w:val="00F05D64"/>
    <w:rsid w:val="00F1286D"/>
    <w:rsid w:val="00F12889"/>
    <w:rsid w:val="00F1489E"/>
    <w:rsid w:val="00F14F89"/>
    <w:rsid w:val="00F1591A"/>
    <w:rsid w:val="00F16374"/>
    <w:rsid w:val="00F17AF1"/>
    <w:rsid w:val="00F210BE"/>
    <w:rsid w:val="00F2353A"/>
    <w:rsid w:val="00F2711E"/>
    <w:rsid w:val="00F31CC0"/>
    <w:rsid w:val="00F31D54"/>
    <w:rsid w:val="00F3250D"/>
    <w:rsid w:val="00F33503"/>
    <w:rsid w:val="00F338A1"/>
    <w:rsid w:val="00F34165"/>
    <w:rsid w:val="00F36F1D"/>
    <w:rsid w:val="00F42262"/>
    <w:rsid w:val="00F44A04"/>
    <w:rsid w:val="00F45773"/>
    <w:rsid w:val="00F45C9B"/>
    <w:rsid w:val="00F50567"/>
    <w:rsid w:val="00F52956"/>
    <w:rsid w:val="00F53343"/>
    <w:rsid w:val="00F53E57"/>
    <w:rsid w:val="00F543EE"/>
    <w:rsid w:val="00F5600A"/>
    <w:rsid w:val="00F56297"/>
    <w:rsid w:val="00F57519"/>
    <w:rsid w:val="00F57EF4"/>
    <w:rsid w:val="00F6017B"/>
    <w:rsid w:val="00F61ED3"/>
    <w:rsid w:val="00F6216B"/>
    <w:rsid w:val="00F64287"/>
    <w:rsid w:val="00F66D69"/>
    <w:rsid w:val="00F66D7D"/>
    <w:rsid w:val="00F70B86"/>
    <w:rsid w:val="00F72932"/>
    <w:rsid w:val="00F74A35"/>
    <w:rsid w:val="00F765F1"/>
    <w:rsid w:val="00F77AD9"/>
    <w:rsid w:val="00F833C9"/>
    <w:rsid w:val="00F847F5"/>
    <w:rsid w:val="00F85367"/>
    <w:rsid w:val="00F8625D"/>
    <w:rsid w:val="00F86993"/>
    <w:rsid w:val="00F8743D"/>
    <w:rsid w:val="00F903C0"/>
    <w:rsid w:val="00F9523B"/>
    <w:rsid w:val="00F95721"/>
    <w:rsid w:val="00F96897"/>
    <w:rsid w:val="00FA1395"/>
    <w:rsid w:val="00FA1BB0"/>
    <w:rsid w:val="00FA3A8C"/>
    <w:rsid w:val="00FA4297"/>
    <w:rsid w:val="00FA491C"/>
    <w:rsid w:val="00FB29A1"/>
    <w:rsid w:val="00FB4969"/>
    <w:rsid w:val="00FB53B0"/>
    <w:rsid w:val="00FC0AF0"/>
    <w:rsid w:val="00FC1A23"/>
    <w:rsid w:val="00FC1A28"/>
    <w:rsid w:val="00FC4F9C"/>
    <w:rsid w:val="00FD18E9"/>
    <w:rsid w:val="00FD68F8"/>
    <w:rsid w:val="00FD7B7C"/>
    <w:rsid w:val="00FE0228"/>
    <w:rsid w:val="00FE0482"/>
    <w:rsid w:val="00FE0903"/>
    <w:rsid w:val="00FE1D10"/>
    <w:rsid w:val="00FE2EFF"/>
    <w:rsid w:val="00FE37DC"/>
    <w:rsid w:val="00FE3FC5"/>
    <w:rsid w:val="00FE4332"/>
    <w:rsid w:val="00FE4D8B"/>
    <w:rsid w:val="00FE6B42"/>
    <w:rsid w:val="00FE7E0B"/>
    <w:rsid w:val="00FF3812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o:allowincell="f" fillcolor="#e7eff7" stroke="f">
      <v:fill color="#e7eff7"/>
      <v:stroke on="f"/>
    </o:shapedefaults>
    <o:shapelayout v:ext="edit">
      <o:idmap v:ext="edit" data="1"/>
    </o:shapelayout>
  </w:shapeDefaults>
  <w:decimalSymbol w:val=","/>
  <w:listSeparator w:val=";"/>
  <w14:docId w14:val="333FCEBA"/>
  <w15:docId w15:val="{FD3E8713-C6FA-4508-8F0F-12806B56A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39" w:unhideWhenUsed="1" w:qFormat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iPriority="0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iPriority="0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0890"/>
    <w:pPr>
      <w:spacing w:after="160"/>
    </w:pPr>
    <w:rPr>
      <w:rFonts w:ascii="Times New Roman" w:eastAsia="Times New Roman" w:hAnsi="Times New Roman"/>
      <w:sz w:val="22"/>
      <w:szCs w:val="24"/>
      <w:lang w:val="es-ES_tradnl" w:eastAsia="en-CA"/>
    </w:rPr>
  </w:style>
  <w:style w:type="paragraph" w:styleId="Heading1">
    <w:name w:val="heading 1"/>
    <w:aliases w:val="Heading A,Heading1,H1-Heading 1,1,h1,Header 1,l1,Legal Line 1,head 1,list 1,heading 1,II+,I,H1,Head 1 (Chapter heading),Heading No. L1,Heading A1,Heading11,H1-Heading 11,11,h11,Header 11,l11,Legal Line 11,head 11,list 11,heading 11,II+1,I1,H11"/>
    <w:next w:val="OfertaArial10"/>
    <w:link w:val="Heading1Char"/>
    <w:qFormat/>
    <w:rsid w:val="00060890"/>
    <w:pPr>
      <w:keepNext/>
      <w:numPr>
        <w:numId w:val="11"/>
      </w:numPr>
      <w:outlineLvl w:val="0"/>
    </w:pPr>
    <w:rPr>
      <w:rFonts w:ascii="Arial Bold" w:eastAsia="Times New Roman" w:hAnsi="Arial Bold" w:cs="Arial"/>
      <w:b/>
      <w:bCs/>
      <w:smallCaps/>
      <w:color w:val="003366"/>
      <w:kern w:val="32"/>
      <w:sz w:val="36"/>
      <w:szCs w:val="32"/>
      <w:lang w:eastAsia="en-CA"/>
    </w:rPr>
  </w:style>
  <w:style w:type="paragraph" w:styleId="Heading2">
    <w:name w:val="heading 2"/>
    <w:aliases w:val="21,h2,A.B.C.,heading 2,2,A,A Head,Header 2,l2,Heading2,H2-Heading 2,Header2,22,heading2,list2,H2,list 2,23,24,25,211,221,231,241,26,212,222,232,242,251,2111,2211,2311,2411,27,213,223,233,243,252,2112,2212,2312,2412,261,2121,2221,2321,2421,2511"/>
    <w:next w:val="Normal"/>
    <w:link w:val="Heading2Char"/>
    <w:qFormat/>
    <w:rsid w:val="00060890"/>
    <w:pPr>
      <w:keepNext/>
      <w:spacing w:before="200" w:after="120"/>
      <w:outlineLvl w:val="1"/>
    </w:pPr>
    <w:rPr>
      <w:rFonts w:ascii="Arial" w:eastAsia="Times New Roman" w:hAnsi="Arial" w:cs="Arial"/>
      <w:b/>
      <w:bCs/>
      <w:iCs/>
      <w:color w:val="0099CC"/>
      <w:sz w:val="32"/>
      <w:szCs w:val="28"/>
      <w:lang w:eastAsia="en-CA"/>
    </w:rPr>
  </w:style>
  <w:style w:type="paragraph" w:styleId="Heading3">
    <w:name w:val="heading 3"/>
    <w:aliases w:val="título 3,3,h3,subhead,l3,1.,TF-Overskrift 3,B Head,Prophead 3,HHHeading,Heading 31,Heading 32,Heading 33,Heading 34,Heading 35,Heading 36,Minor,Project 3,Proposa,Level 1 - 1,sub-sub,RFP Heading Normal,RFP Heading 3,Task,Tsk,H31,H32,H33,H34,H35"/>
    <w:next w:val="Normal"/>
    <w:link w:val="Heading3Char"/>
    <w:qFormat/>
    <w:rsid w:val="002267ED"/>
    <w:pPr>
      <w:keepNext/>
      <w:tabs>
        <w:tab w:val="left" w:pos="567"/>
      </w:tabs>
      <w:spacing w:before="200" w:after="120"/>
      <w:outlineLvl w:val="2"/>
    </w:pPr>
    <w:rPr>
      <w:rFonts w:ascii="Arial" w:eastAsia="Times New Roman" w:hAnsi="Arial" w:cs="Arial"/>
      <w:b/>
      <w:bCs/>
      <w:color w:val="003366"/>
      <w:sz w:val="28"/>
      <w:szCs w:val="26"/>
      <w:lang w:eastAsia="en-CA"/>
    </w:rPr>
  </w:style>
  <w:style w:type="paragraph" w:styleId="Heading4">
    <w:name w:val="heading 4"/>
    <w:aliases w:val="h4,a.,H4,Level 2 - a,Sub-Minor,Project table,Propos,Bullet 11,Bullet 12,Bullet 13,Bullet 14,Bullet 15,Bullet 16,bullet,bl,bb,(Shift Ctrl 4),Titre 41,t4.T4,4heading,4,I4,l4,heading4,I41,41,l41,heading41,b,Bullet Point,h:4,H4-Heading 4,Heading  "/>
    <w:next w:val="Normal"/>
    <w:link w:val="Heading4Char"/>
    <w:qFormat/>
    <w:rsid w:val="00060890"/>
    <w:pPr>
      <w:keepNext/>
      <w:numPr>
        <w:ilvl w:val="3"/>
        <w:numId w:val="12"/>
      </w:numPr>
      <w:spacing w:before="200" w:after="120"/>
      <w:outlineLvl w:val="3"/>
    </w:pPr>
    <w:rPr>
      <w:rFonts w:ascii="Arial Bold" w:eastAsia="Times New Roman" w:hAnsi="Arial Bold"/>
      <w:b/>
      <w:bCs/>
      <w:color w:val="0099CC"/>
      <w:sz w:val="24"/>
      <w:szCs w:val="22"/>
      <w:lang w:eastAsia="en-CA"/>
    </w:rPr>
  </w:style>
  <w:style w:type="paragraph" w:styleId="Heading5">
    <w:name w:val="heading 5"/>
    <w:aliases w:val="H5,h5,Appendix A to X,Heading 5   Appendix A to X,T5,Level 5,Subheading,Block Label,PIM 5,5,H5-Heading 5,l5,heading5,Heading5,H5-Heading 5&#10;,heading 5,D Head,MOVE-it 5,Second Subheading,i) ii) iii),Lev 5,Level 3 - i,Roman list,Roman list1,sb,L5"/>
    <w:next w:val="Normal"/>
    <w:link w:val="Heading5Char"/>
    <w:qFormat/>
    <w:rsid w:val="00060890"/>
    <w:pPr>
      <w:keepNext/>
      <w:numPr>
        <w:ilvl w:val="4"/>
        <w:numId w:val="12"/>
      </w:numPr>
      <w:spacing w:before="200" w:after="120"/>
      <w:outlineLvl w:val="4"/>
    </w:pPr>
    <w:rPr>
      <w:rFonts w:ascii="Arial" w:eastAsia="Times New Roman" w:hAnsi="Arial"/>
      <w:b/>
      <w:bCs/>
      <w:i/>
      <w:iCs/>
      <w:color w:val="003366"/>
      <w:sz w:val="22"/>
      <w:szCs w:val="26"/>
      <w:lang w:eastAsia="en-CA"/>
    </w:rPr>
  </w:style>
  <w:style w:type="paragraph" w:styleId="Heading6">
    <w:name w:val="heading 6"/>
    <w:aliases w:val="h6,H6,T6,Level 6,Label1,PIM 6,Bullet list,6,Requirement,Heading6,T1,PA Appendix,Heading 6  Appendix Y &amp; Z,Lev 6,Legal Level 1.,Bullet list1,Bullet list2,Bullet list3,Bullet list4,Bullet list5,Bullet list6,Bullet list7,Bullet list8,Bullet list9"/>
    <w:next w:val="Normal"/>
    <w:link w:val="Heading6Char"/>
    <w:qFormat/>
    <w:rsid w:val="00060890"/>
    <w:pPr>
      <w:keepNext/>
      <w:numPr>
        <w:ilvl w:val="5"/>
        <w:numId w:val="12"/>
      </w:numPr>
      <w:spacing w:before="240" w:after="60"/>
      <w:outlineLvl w:val="5"/>
    </w:pPr>
    <w:rPr>
      <w:rFonts w:ascii="Arial" w:eastAsia="Times New Roman" w:hAnsi="Arial"/>
      <w:b/>
      <w:bCs/>
      <w:i/>
      <w:color w:val="0099CC"/>
      <w:sz w:val="22"/>
      <w:szCs w:val="22"/>
      <w:lang w:eastAsia="en-CA"/>
    </w:rPr>
  </w:style>
  <w:style w:type="paragraph" w:styleId="Heading7">
    <w:name w:val="heading 7"/>
    <w:aliases w:val="st,T7,DO NOT USE,PIM 7,7,ExhibitTitle,Objective,heading7,req3,Legal Level 1.1.,Heading 7 (do not use),L7,PA Appendix Major,Lev 7,letter list,letter list1,letter list2,letter list3,letter list4,letter list5,letter list6,letter list7,Titolo7,cnc"/>
    <w:next w:val="Normal"/>
    <w:link w:val="Heading7Char"/>
    <w:qFormat/>
    <w:rsid w:val="00060890"/>
    <w:pPr>
      <w:keepNext/>
      <w:numPr>
        <w:ilvl w:val="6"/>
        <w:numId w:val="12"/>
      </w:numPr>
      <w:spacing w:before="200" w:after="120"/>
      <w:outlineLvl w:val="6"/>
    </w:pPr>
    <w:rPr>
      <w:rFonts w:ascii="Arial" w:eastAsia="Times New Roman" w:hAnsi="Arial"/>
      <w:b/>
      <w:sz w:val="22"/>
      <w:szCs w:val="24"/>
      <w:lang w:eastAsia="en-CA"/>
    </w:rPr>
  </w:style>
  <w:style w:type="paragraph" w:styleId="Heading8">
    <w:name w:val="heading 8"/>
    <w:aliases w:val="tt,Legal Level 1.1.1.,T8,8 DO NOT USE,8,FigureTitle,Condition,requirement,req2,req,Heading 8 (do not use),Lev 8, action, action1, action2, action3, action4, action5, action6, action7, action8,Center Bold,Appendices Sub-Heading,Titolo8,ctrl+8"/>
    <w:next w:val="Normal"/>
    <w:link w:val="Heading8Char"/>
    <w:qFormat/>
    <w:rsid w:val="00060890"/>
    <w:pPr>
      <w:keepNext/>
      <w:numPr>
        <w:ilvl w:val="7"/>
        <w:numId w:val="12"/>
      </w:numPr>
      <w:spacing w:before="200" w:after="120"/>
      <w:outlineLvl w:val="7"/>
    </w:pPr>
    <w:rPr>
      <w:rFonts w:ascii="Times New Roman" w:eastAsia="Times New Roman" w:hAnsi="Times New Roman"/>
      <w:b/>
      <w:i/>
      <w:iCs/>
      <w:sz w:val="22"/>
      <w:szCs w:val="24"/>
      <w:u w:val="single"/>
      <w:lang w:eastAsia="en-CA"/>
    </w:rPr>
  </w:style>
  <w:style w:type="paragraph" w:styleId="Heading9">
    <w:name w:val="heading 9"/>
    <w:aliases w:val="Titre 10,ft,T9,- DO NOT USE,PIM 9,9,TableTitle,Cond'l Reqt.,rb,req bullet,req1,Appendix,Legal Level 1.1.1.1.,Heading 9 (do not use),App1,App Heading,Lev 9, progress, progress1, progress2, progress3, progress4, progress5, progress6, progress7"/>
    <w:next w:val="Normal"/>
    <w:link w:val="Heading9Char"/>
    <w:qFormat/>
    <w:rsid w:val="00060890"/>
    <w:pPr>
      <w:keepNext/>
      <w:numPr>
        <w:ilvl w:val="8"/>
        <w:numId w:val="12"/>
      </w:numPr>
      <w:spacing w:before="200" w:after="60"/>
      <w:outlineLvl w:val="8"/>
    </w:pPr>
    <w:rPr>
      <w:rFonts w:ascii="Times New Roman" w:eastAsia="Times New Roman" w:hAnsi="Times New Roman" w:cs="Arial"/>
      <w:i/>
      <w:sz w:val="22"/>
      <w:szCs w:val="22"/>
      <w:u w:val="single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A Char,Heading1 Char,H1-Heading 1 Char,1 Char,h1 Char,Header 1 Char,l1 Char,Legal Line 1 Char,head 1 Char,list 1 Char,heading 1 Char,II+ Char,I Char,H1 Char,Head 1 (Chapter heading) Char,Heading No. L1 Char,Heading A1 Char,11 Char"/>
    <w:basedOn w:val="DefaultParagraphFont"/>
    <w:link w:val="Heading1"/>
    <w:rsid w:val="00060890"/>
    <w:rPr>
      <w:rFonts w:ascii="Arial Bold" w:eastAsia="Times New Roman" w:hAnsi="Arial Bold" w:cs="Arial"/>
      <w:b/>
      <w:bCs/>
      <w:smallCaps/>
      <w:color w:val="003366"/>
      <w:kern w:val="32"/>
      <w:sz w:val="36"/>
      <w:szCs w:val="32"/>
      <w:lang w:eastAsia="en-CA"/>
    </w:rPr>
  </w:style>
  <w:style w:type="character" w:customStyle="1" w:styleId="Heading2Char">
    <w:name w:val="Heading 2 Char"/>
    <w:aliases w:val="21 Char1,h2 Char1,A.B.C. Char1,heading 2 Char1,2 Char1,A Char1,A Head Char1,Header 2 Char1,l2 Char1,Heading2 Char1,H2-Heading 2 Char1,Header2 Char1,22 Char1,heading2 Char1,list2 Char1,H2 Char1,list 2 Char1,23 Char1,24 Char1,25 Char1"/>
    <w:basedOn w:val="DefaultParagraphFont"/>
    <w:link w:val="Heading2"/>
    <w:rsid w:val="00060890"/>
    <w:rPr>
      <w:rFonts w:ascii="Arial" w:eastAsia="Times New Roman" w:hAnsi="Arial" w:cs="Arial"/>
      <w:b/>
      <w:bCs/>
      <w:iCs/>
      <w:color w:val="0099CC"/>
      <w:sz w:val="32"/>
      <w:szCs w:val="28"/>
      <w:lang w:val="en-US" w:eastAsia="en-CA" w:bidi="ar-SA"/>
    </w:rPr>
  </w:style>
  <w:style w:type="character" w:customStyle="1" w:styleId="Heading3Char">
    <w:name w:val="Heading 3 Char"/>
    <w:aliases w:val="título 3 Char,3 Char,h3 Char,subhead Char,l3 Char,1. Char,TF-Overskrift 3 Char,B Head Char,Prophead 3 Char,HHHeading Char,Heading 31 Char,Heading 32 Char,Heading 33 Char,Heading 34 Char,Heading 35 Char,Heading 36 Char,Minor Char,Task Char"/>
    <w:basedOn w:val="DefaultParagraphFont"/>
    <w:link w:val="Heading3"/>
    <w:rsid w:val="002267ED"/>
    <w:rPr>
      <w:rFonts w:ascii="Arial" w:eastAsia="Times New Roman" w:hAnsi="Arial" w:cs="Arial"/>
      <w:b/>
      <w:bCs/>
      <w:color w:val="003366"/>
      <w:sz w:val="28"/>
      <w:szCs w:val="26"/>
      <w:lang w:eastAsia="en-CA"/>
    </w:rPr>
  </w:style>
  <w:style w:type="character" w:customStyle="1" w:styleId="Heading4Char">
    <w:name w:val="Heading 4 Char"/>
    <w:aliases w:val="h4 Char,a. Char,H4 Char,Level 2 - a Char,Sub-Minor Char,Project table Char,Propos Char,Bullet 11 Char,Bullet 12 Char,Bullet 13 Char,Bullet 14 Char,Bullet 15 Char,Bullet 16 Char,bullet Char,bl Char,bb Char,(Shift Ctrl 4) Char,Titre 41 Char"/>
    <w:basedOn w:val="DefaultParagraphFont"/>
    <w:link w:val="Heading4"/>
    <w:rsid w:val="00060890"/>
    <w:rPr>
      <w:rFonts w:ascii="Arial Bold" w:eastAsia="Times New Roman" w:hAnsi="Arial Bold"/>
      <w:b/>
      <w:bCs/>
      <w:color w:val="0099CC"/>
      <w:sz w:val="24"/>
      <w:szCs w:val="22"/>
      <w:lang w:eastAsia="en-CA"/>
    </w:rPr>
  </w:style>
  <w:style w:type="character" w:customStyle="1" w:styleId="Heading5Char">
    <w:name w:val="Heading 5 Char"/>
    <w:aliases w:val="H5 Char,h5 Char,Appendix A to X Char,Heading 5   Appendix A to X Char,T5 Char,Level 5 Char,Subheading Char,Block Label Char,PIM 5 Char,5 Char,H5-Heading 5 Char,l5 Char,heading5 Char,Heading5 Char,H5-Heading 5&#10; Char,heading 5 Char,sb Char"/>
    <w:basedOn w:val="DefaultParagraphFont"/>
    <w:link w:val="Heading5"/>
    <w:rsid w:val="00060890"/>
    <w:rPr>
      <w:rFonts w:ascii="Arial" w:eastAsia="Times New Roman" w:hAnsi="Arial"/>
      <w:b/>
      <w:bCs/>
      <w:i/>
      <w:iCs/>
      <w:color w:val="003366"/>
      <w:sz w:val="22"/>
      <w:szCs w:val="26"/>
      <w:lang w:eastAsia="en-CA"/>
    </w:rPr>
  </w:style>
  <w:style w:type="character" w:customStyle="1" w:styleId="Heading6Char">
    <w:name w:val="Heading 6 Char"/>
    <w:aliases w:val="h6 Char,H6 Char,T6 Char,Level 6 Char,Label1 Char,PIM 6 Char,Bullet list Char,6 Char,Requirement Char,Heading6 Char,T1 Char,PA Appendix Char,Heading 6  Appendix Y &amp; Z Char,Lev 6 Char,Legal Level 1. Char,Bullet list1 Char,Bullet list2 Char"/>
    <w:basedOn w:val="DefaultParagraphFont"/>
    <w:link w:val="Heading6"/>
    <w:rsid w:val="00060890"/>
    <w:rPr>
      <w:rFonts w:ascii="Arial" w:eastAsia="Times New Roman" w:hAnsi="Arial"/>
      <w:b/>
      <w:bCs/>
      <w:i/>
      <w:color w:val="0099CC"/>
      <w:sz w:val="22"/>
      <w:szCs w:val="22"/>
      <w:lang w:eastAsia="en-CA"/>
    </w:rPr>
  </w:style>
  <w:style w:type="character" w:customStyle="1" w:styleId="Heading7Char">
    <w:name w:val="Heading 7 Char"/>
    <w:aliases w:val="st Char,T7 Char,DO NOT USE Char,PIM 7 Char,7 Char,ExhibitTitle Char,Objective Char,heading7 Char,req3 Char,Legal Level 1.1. Char,Heading 7 (do not use) Char,L7 Char,PA Appendix Major Char,Lev 7 Char,letter list Char,letter list1 Char"/>
    <w:basedOn w:val="DefaultParagraphFont"/>
    <w:link w:val="Heading7"/>
    <w:rsid w:val="00060890"/>
    <w:rPr>
      <w:rFonts w:ascii="Arial" w:eastAsia="Times New Roman" w:hAnsi="Arial"/>
      <w:b/>
      <w:sz w:val="22"/>
      <w:szCs w:val="24"/>
      <w:lang w:eastAsia="en-CA"/>
    </w:rPr>
  </w:style>
  <w:style w:type="character" w:customStyle="1" w:styleId="Heading8Char">
    <w:name w:val="Heading 8 Char"/>
    <w:aliases w:val="tt Char,Legal Level 1.1.1. Char,T8 Char,8 DO NOT USE Char,8 Char,FigureTitle Char,Condition Char,requirement Char,req2 Char,req Char,Heading 8 (do not use) Char,Lev 8 Char, action Char, action1 Char, action2 Char, action3 Char,ctrl+8 Char"/>
    <w:basedOn w:val="DefaultParagraphFont"/>
    <w:link w:val="Heading8"/>
    <w:rsid w:val="00060890"/>
    <w:rPr>
      <w:rFonts w:ascii="Times New Roman" w:eastAsia="Times New Roman" w:hAnsi="Times New Roman"/>
      <w:b/>
      <w:i/>
      <w:iCs/>
      <w:sz w:val="22"/>
      <w:szCs w:val="24"/>
      <w:u w:val="single"/>
      <w:lang w:eastAsia="en-CA"/>
    </w:rPr>
  </w:style>
  <w:style w:type="character" w:customStyle="1" w:styleId="Heading9Char">
    <w:name w:val="Heading 9 Char"/>
    <w:aliases w:val="Titre 10 Char,ft Char,T9 Char,- DO NOT USE Char,PIM 9 Char,9 Char,TableTitle Char,Cond'l Reqt. Char,rb Char,req bullet Char,req1 Char,Appendix Char,Legal Level 1.1.1.1. Char,Heading 9 (do not use) Char,App1 Char,App Heading Char"/>
    <w:basedOn w:val="DefaultParagraphFont"/>
    <w:link w:val="Heading9"/>
    <w:rsid w:val="00060890"/>
    <w:rPr>
      <w:rFonts w:ascii="Times New Roman" w:eastAsia="Times New Roman" w:hAnsi="Times New Roman" w:cs="Arial"/>
      <w:i/>
      <w:sz w:val="22"/>
      <w:szCs w:val="22"/>
      <w:u w:val="single"/>
      <w:lang w:eastAsia="en-CA"/>
    </w:rPr>
  </w:style>
  <w:style w:type="paragraph" w:styleId="Footer">
    <w:name w:val="footer"/>
    <w:aliases w:val="pie de página"/>
    <w:link w:val="FooterChar"/>
    <w:uiPriority w:val="99"/>
    <w:rsid w:val="00060890"/>
    <w:pPr>
      <w:tabs>
        <w:tab w:val="right" w:pos="9000"/>
      </w:tabs>
    </w:pPr>
    <w:rPr>
      <w:rFonts w:ascii="Arial" w:eastAsia="Times New Roman" w:hAnsi="Arial" w:cs="Arial"/>
      <w:color w:val="333333"/>
      <w:kern w:val="16"/>
      <w:sz w:val="16"/>
      <w:szCs w:val="24"/>
      <w:lang w:eastAsia="en-GB"/>
    </w:rPr>
  </w:style>
  <w:style w:type="character" w:customStyle="1" w:styleId="FooterChar">
    <w:name w:val="Footer Char"/>
    <w:aliases w:val="pie de página Char"/>
    <w:basedOn w:val="DefaultParagraphFont"/>
    <w:link w:val="Footer"/>
    <w:uiPriority w:val="99"/>
    <w:rsid w:val="00060890"/>
    <w:rPr>
      <w:rFonts w:ascii="Arial" w:eastAsia="Times New Roman" w:hAnsi="Arial" w:cs="Arial"/>
      <w:color w:val="333333"/>
      <w:kern w:val="16"/>
      <w:sz w:val="16"/>
      <w:szCs w:val="24"/>
      <w:lang w:val="en-US" w:eastAsia="en-GB" w:bidi="ar-SA"/>
    </w:rPr>
  </w:style>
  <w:style w:type="paragraph" w:styleId="Header">
    <w:name w:val="header"/>
    <w:aliases w:val="Kopfkapitel,h,Header/Footer,header odd,header,Hyphen,header odd1,header odd2,header odd3,header odd4,header odd5,header odd6,Requisitos Ventas,Subtitulares,Cover Page,Header-Even"/>
    <w:next w:val="Normal"/>
    <w:link w:val="HeaderChar"/>
    <w:rsid w:val="00060890"/>
    <w:pPr>
      <w:tabs>
        <w:tab w:val="center" w:pos="4320"/>
        <w:tab w:val="right" w:pos="8640"/>
      </w:tabs>
      <w:spacing w:before="200" w:after="160"/>
    </w:pPr>
    <w:rPr>
      <w:rFonts w:ascii="Arial Bold" w:eastAsia="Times New Roman" w:hAnsi="Arial Bold"/>
      <w:b/>
      <w:smallCaps/>
      <w:color w:val="003366"/>
      <w:sz w:val="36"/>
      <w:szCs w:val="36"/>
      <w:lang w:eastAsia="en-CA"/>
    </w:rPr>
  </w:style>
  <w:style w:type="character" w:customStyle="1" w:styleId="HeaderChar">
    <w:name w:val="Header Char"/>
    <w:aliases w:val="Kopfkapitel Char,h Char,Header/Footer Char,header odd Char,header Char,Hyphen Char,header odd1 Char,header odd2 Char,header odd3 Char,header odd4 Char,header odd5 Char,header odd6 Char,Requisitos Ventas Char,Subtitulares Char,Cover Page Char"/>
    <w:basedOn w:val="DefaultParagraphFont"/>
    <w:link w:val="Header"/>
    <w:rsid w:val="00060890"/>
    <w:rPr>
      <w:rFonts w:ascii="Arial Bold" w:eastAsia="Times New Roman" w:hAnsi="Arial Bold"/>
      <w:b/>
      <w:smallCaps/>
      <w:color w:val="003366"/>
      <w:sz w:val="36"/>
      <w:szCs w:val="36"/>
      <w:lang w:val="en-US" w:eastAsia="en-CA" w:bidi="ar-SA"/>
    </w:rPr>
  </w:style>
  <w:style w:type="character" w:styleId="PageNumber">
    <w:name w:val="page number"/>
    <w:basedOn w:val="DefaultParagraphFont"/>
    <w:rsid w:val="00060890"/>
    <w:rPr>
      <w:rFonts w:ascii="Arial" w:hAnsi="Arial" w:cs="Arial" w:hint="default"/>
      <w:bCs/>
      <w:color w:val="333333"/>
      <w:sz w:val="16"/>
      <w:lang w:val="en-US"/>
    </w:rPr>
  </w:style>
  <w:style w:type="paragraph" w:customStyle="1" w:styleId="WebAddress">
    <w:name w:val="Web Address"/>
    <w:basedOn w:val="Normal"/>
    <w:rsid w:val="00060890"/>
    <w:rPr>
      <w:rFonts w:ascii="Arial" w:hAnsi="Arial" w:cs="Arial"/>
      <w:b/>
      <w:color w:val="003366"/>
      <w:sz w:val="32"/>
      <w:szCs w:val="32"/>
    </w:rPr>
  </w:style>
  <w:style w:type="paragraph" w:customStyle="1" w:styleId="Letterhead">
    <w:name w:val="Letterhead"/>
    <w:rsid w:val="00060890"/>
    <w:pPr>
      <w:spacing w:line="360" w:lineRule="auto"/>
    </w:pPr>
    <w:rPr>
      <w:rFonts w:ascii="Helvetica Light" w:eastAsia="Times New Roman" w:hAnsi="Helvetica Light"/>
      <w:color w:val="003366"/>
      <w:sz w:val="18"/>
      <w:szCs w:val="18"/>
    </w:rPr>
  </w:style>
  <w:style w:type="paragraph" w:customStyle="1" w:styleId="CatchPhrase">
    <w:name w:val="Catch Phrase"/>
    <w:basedOn w:val="CapHeading4"/>
    <w:rsid w:val="00060890"/>
    <w:pPr>
      <w:tabs>
        <w:tab w:val="num" w:pos="1100"/>
      </w:tabs>
      <w:jc w:val="center"/>
    </w:pPr>
    <w:rPr>
      <w:color w:val="003366"/>
    </w:rPr>
  </w:style>
  <w:style w:type="paragraph" w:customStyle="1" w:styleId="LetterheadBold">
    <w:name w:val="Letterhead Bold"/>
    <w:basedOn w:val="Letterhead"/>
    <w:rsid w:val="00060890"/>
    <w:rPr>
      <w:b/>
    </w:rPr>
  </w:style>
  <w:style w:type="paragraph" w:customStyle="1" w:styleId="TCNumber">
    <w:name w:val="TC Number"/>
    <w:basedOn w:val="Normal"/>
    <w:rsid w:val="00060890"/>
    <w:pPr>
      <w:numPr>
        <w:numId w:val="9"/>
      </w:numPr>
    </w:pPr>
    <w:rPr>
      <w:szCs w:val="22"/>
      <w:lang w:eastAsia="en-US"/>
    </w:rPr>
  </w:style>
  <w:style w:type="character" w:customStyle="1" w:styleId="Note1Char">
    <w:name w:val="Note 1 Char"/>
    <w:basedOn w:val="DefaultParagraphFont"/>
    <w:link w:val="Note1"/>
    <w:rsid w:val="00060890"/>
    <w:rPr>
      <w:rFonts w:ascii="Arial" w:hAnsi="Arial"/>
      <w:b/>
      <w:color w:val="FF0000"/>
      <w:sz w:val="22"/>
      <w:szCs w:val="22"/>
      <w:lang w:val="en-US" w:eastAsia="en-CA" w:bidi="ar-SA"/>
    </w:rPr>
  </w:style>
  <w:style w:type="paragraph" w:customStyle="1" w:styleId="FiguresTitle">
    <w:name w:val="Figures Title"/>
    <w:rsid w:val="00060890"/>
    <w:pPr>
      <w:keepNext/>
      <w:pBdr>
        <w:top w:val="single" w:sz="6" w:space="10" w:color="auto"/>
        <w:bottom w:val="single" w:sz="6" w:space="10" w:color="auto"/>
      </w:pBdr>
    </w:pPr>
    <w:rPr>
      <w:rFonts w:ascii="Arial" w:eastAsia="Times New Roman" w:hAnsi="Arial" w:cs="Arial"/>
      <w:b/>
      <w:lang w:eastAsia="en-CA"/>
    </w:rPr>
  </w:style>
  <w:style w:type="paragraph" w:customStyle="1" w:styleId="FileName">
    <w:name w:val="File Name"/>
    <w:rsid w:val="00060890"/>
    <w:pPr>
      <w:tabs>
        <w:tab w:val="right" w:pos="9360"/>
      </w:tabs>
    </w:pPr>
    <w:rPr>
      <w:rFonts w:ascii="Arial" w:eastAsia="Times New Roman" w:hAnsi="Arial" w:cs="Arial"/>
      <w:color w:val="333333"/>
      <w:kern w:val="16"/>
      <w:sz w:val="12"/>
      <w:szCs w:val="24"/>
      <w:lang w:eastAsia="en-GB"/>
    </w:rPr>
  </w:style>
  <w:style w:type="table" w:styleId="TableGrid">
    <w:name w:val="Table Grid"/>
    <w:basedOn w:val="TableNormal"/>
    <w:uiPriority w:val="59"/>
    <w:rsid w:val="00060890"/>
    <w:pPr>
      <w:spacing w:after="160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rsid w:val="00060890"/>
    <w:pPr>
      <w:spacing w:after="0"/>
    </w:pPr>
    <w:rPr>
      <w:snapToGrid w:val="0"/>
      <w:color w:val="000080"/>
      <w:sz w:val="24"/>
      <w:lang w:eastAsia="es-ES"/>
    </w:rPr>
  </w:style>
  <w:style w:type="character" w:customStyle="1" w:styleId="BodyText3Char">
    <w:name w:val="Body Text 3 Char"/>
    <w:basedOn w:val="DefaultParagraphFont"/>
    <w:link w:val="BodyText3"/>
    <w:rsid w:val="00060890"/>
    <w:rPr>
      <w:rFonts w:ascii="Times New Roman" w:eastAsia="Times New Roman" w:hAnsi="Times New Roman" w:cs="Times New Roman"/>
      <w:snapToGrid w:val="0"/>
      <w:color w:val="000080"/>
      <w:sz w:val="24"/>
      <w:szCs w:val="24"/>
      <w:lang w:val="es-ES_tradnl" w:eastAsia="es-ES"/>
    </w:rPr>
  </w:style>
  <w:style w:type="paragraph" w:styleId="NormalWeb">
    <w:name w:val="Normal (Web)"/>
    <w:basedOn w:val="Normal"/>
    <w:link w:val="NormalWebChar"/>
    <w:uiPriority w:val="99"/>
    <w:rsid w:val="00060890"/>
    <w:pPr>
      <w:spacing w:before="100" w:beforeAutospacing="1" w:after="100" w:afterAutospacing="1"/>
    </w:pPr>
    <w:rPr>
      <w:sz w:val="24"/>
      <w:lang w:eastAsia="en-US"/>
    </w:rPr>
  </w:style>
  <w:style w:type="paragraph" w:styleId="List4">
    <w:name w:val="List 4"/>
    <w:basedOn w:val="Normal"/>
    <w:rsid w:val="00060890"/>
    <w:pPr>
      <w:spacing w:after="0"/>
      <w:ind w:left="1132" w:hanging="283"/>
      <w:jc w:val="both"/>
    </w:pPr>
    <w:rPr>
      <w:rFonts w:ascii="AG Uni2" w:hAnsi="AG Uni2"/>
      <w:sz w:val="20"/>
      <w:szCs w:val="20"/>
      <w:lang w:val="es-ES" w:eastAsia="es-ES"/>
    </w:rPr>
  </w:style>
  <w:style w:type="paragraph" w:customStyle="1" w:styleId="Celda">
    <w:name w:val="Celda"/>
    <w:basedOn w:val="BodyText"/>
    <w:rsid w:val="00060890"/>
    <w:pPr>
      <w:spacing w:before="60" w:after="60"/>
    </w:pPr>
    <w:rPr>
      <w:rFonts w:ascii="Arial" w:hAnsi="Arial" w:cs="Arial"/>
      <w:snapToGrid w:val="0"/>
      <w:sz w:val="20"/>
      <w:szCs w:val="18"/>
      <w:lang w:eastAsia="es-ES"/>
    </w:rPr>
  </w:style>
  <w:style w:type="paragraph" w:styleId="BodyText">
    <w:name w:val="Body Text"/>
    <w:aliases w:val="ändrad,body indent"/>
    <w:basedOn w:val="Normal"/>
    <w:link w:val="BodyTextChar"/>
    <w:rsid w:val="00060890"/>
    <w:pPr>
      <w:spacing w:after="120"/>
    </w:pPr>
  </w:style>
  <w:style w:type="character" w:customStyle="1" w:styleId="BodyTextChar">
    <w:name w:val="Body Text Char"/>
    <w:aliases w:val="ändrad Char,body indent Char"/>
    <w:basedOn w:val="DefaultParagraphFont"/>
    <w:link w:val="BodyText"/>
    <w:rsid w:val="00060890"/>
    <w:rPr>
      <w:rFonts w:ascii="Times New Roman" w:eastAsia="Times New Roman" w:hAnsi="Times New Roman" w:cs="Times New Roman"/>
      <w:szCs w:val="24"/>
      <w:lang w:val="es-ES_tradnl" w:eastAsia="en-CA"/>
    </w:rPr>
  </w:style>
  <w:style w:type="paragraph" w:customStyle="1" w:styleId="Bullet1">
    <w:name w:val="Bullet 1"/>
    <w:basedOn w:val="Normal"/>
    <w:rsid w:val="00060890"/>
    <w:pPr>
      <w:numPr>
        <w:numId w:val="13"/>
      </w:numPr>
      <w:spacing w:before="120" w:after="120"/>
      <w:jc w:val="both"/>
    </w:pPr>
    <w:rPr>
      <w:sz w:val="24"/>
      <w:szCs w:val="20"/>
      <w:lang w:val="es-ES" w:eastAsia="es-ES"/>
    </w:rPr>
  </w:style>
  <w:style w:type="paragraph" w:customStyle="1" w:styleId="Bullet2">
    <w:name w:val="Bullet 2"/>
    <w:basedOn w:val="Normal"/>
    <w:rsid w:val="00060890"/>
    <w:pPr>
      <w:numPr>
        <w:numId w:val="14"/>
      </w:numPr>
      <w:spacing w:before="60" w:after="120"/>
      <w:jc w:val="both"/>
    </w:pPr>
    <w:rPr>
      <w:iCs/>
      <w:sz w:val="24"/>
      <w:lang w:val="es-ES" w:eastAsia="es-ES"/>
    </w:rPr>
  </w:style>
  <w:style w:type="paragraph" w:customStyle="1" w:styleId="Textonormalidentado">
    <w:name w:val="Texto normal identado"/>
    <w:basedOn w:val="Normal"/>
    <w:autoRedefine/>
    <w:rsid w:val="00060890"/>
    <w:pPr>
      <w:spacing w:after="120"/>
      <w:ind w:left="397"/>
      <w:jc w:val="both"/>
    </w:pPr>
    <w:rPr>
      <w:rFonts w:eastAsia="Times"/>
      <w:sz w:val="24"/>
      <w:szCs w:val="22"/>
      <w:lang w:eastAsia="es-ES"/>
    </w:rPr>
  </w:style>
  <w:style w:type="paragraph" w:customStyle="1" w:styleId="Textonormal7identado">
    <w:name w:val="Texto normal 7 identado"/>
    <w:basedOn w:val="Textonormalidentado"/>
    <w:autoRedefine/>
    <w:rsid w:val="00060890"/>
    <w:pPr>
      <w:ind w:left="964"/>
    </w:pPr>
    <w:rPr>
      <w:szCs w:val="24"/>
    </w:rPr>
  </w:style>
  <w:style w:type="paragraph" w:styleId="ListBullet2">
    <w:name w:val="List Bullet 2"/>
    <w:basedOn w:val="Normal"/>
    <w:rsid w:val="00060890"/>
    <w:pPr>
      <w:numPr>
        <w:numId w:val="15"/>
      </w:numPr>
      <w:contextualSpacing/>
    </w:pPr>
  </w:style>
  <w:style w:type="paragraph" w:customStyle="1" w:styleId="ListBullet1">
    <w:name w:val="List Bullet 1"/>
    <w:basedOn w:val="Normal"/>
    <w:rsid w:val="00060890"/>
    <w:pPr>
      <w:numPr>
        <w:numId w:val="16"/>
      </w:numPr>
      <w:spacing w:after="120"/>
      <w:jc w:val="both"/>
    </w:pPr>
    <w:rPr>
      <w:rFonts w:ascii="Arial" w:hAnsi="Arial"/>
      <w:sz w:val="20"/>
      <w:lang w:eastAsia="es-ES"/>
    </w:rPr>
  </w:style>
  <w:style w:type="paragraph" w:styleId="List2">
    <w:name w:val="List 2"/>
    <w:basedOn w:val="Normal"/>
    <w:rsid w:val="00060890"/>
    <w:pPr>
      <w:ind w:left="566" w:hanging="283"/>
      <w:contextualSpacing/>
    </w:pPr>
  </w:style>
  <w:style w:type="paragraph" w:styleId="List3">
    <w:name w:val="List 3"/>
    <w:basedOn w:val="Normal"/>
    <w:rsid w:val="00060890"/>
    <w:pPr>
      <w:ind w:left="849" w:hanging="283"/>
      <w:contextualSpacing/>
    </w:pPr>
  </w:style>
  <w:style w:type="paragraph" w:customStyle="1" w:styleId="Estilo1">
    <w:name w:val="Estilo1"/>
    <w:basedOn w:val="Normal"/>
    <w:rsid w:val="00060890"/>
    <w:pPr>
      <w:spacing w:before="240" w:after="0"/>
      <w:jc w:val="both"/>
    </w:pPr>
    <w:rPr>
      <w:sz w:val="24"/>
      <w:lang w:val="it-IT" w:eastAsia="es-ES"/>
    </w:rPr>
  </w:style>
  <w:style w:type="paragraph" w:customStyle="1" w:styleId="Char">
    <w:name w:val="Char"/>
    <w:basedOn w:val="Normal"/>
    <w:rsid w:val="00060890"/>
    <w:pPr>
      <w:spacing w:line="240" w:lineRule="exact"/>
    </w:pPr>
    <w:rPr>
      <w:rFonts w:ascii="Arial" w:eastAsia="Arial" w:hAnsi="Arial" w:cs="Arial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060890"/>
    <w:rPr>
      <w:rFonts w:ascii="Arial Black" w:hAnsi="Arial Black"/>
      <w:bCs/>
      <w:color w:val="FFFFFF"/>
      <w:spacing w:val="-30"/>
      <w:kern w:val="28"/>
      <w:sz w:val="40"/>
      <w:szCs w:val="22"/>
      <w:lang w:val="en-US" w:eastAsia="en-CA"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60890"/>
    <w:rPr>
      <w:rFonts w:ascii="Arial" w:hAnsi="Arial" w:cs="Arial"/>
      <w:color w:val="333333"/>
      <w:sz w:val="16"/>
      <w:szCs w:val="16"/>
      <w:lang w:val="en-US" w:eastAsia="en-CA" w:bidi="ar-SA"/>
    </w:rPr>
  </w:style>
  <w:style w:type="paragraph" w:styleId="TOC1">
    <w:name w:val="toc 1"/>
    <w:basedOn w:val="Normal2"/>
    <w:next w:val="Normal"/>
    <w:autoRedefine/>
    <w:uiPriority w:val="39"/>
    <w:qFormat/>
    <w:rsid w:val="00096C2C"/>
    <w:pPr>
      <w:tabs>
        <w:tab w:val="left" w:pos="0"/>
        <w:tab w:val="right" w:leader="dot" w:pos="8640"/>
      </w:tabs>
      <w:spacing w:before="200" w:after="0"/>
      <w:ind w:left="-360"/>
    </w:pPr>
    <w:rPr>
      <w:rFonts w:ascii="Arial" w:hAnsi="Arial"/>
      <w:b/>
      <w:color w:val="003366"/>
    </w:rPr>
  </w:style>
  <w:style w:type="paragraph" w:styleId="TOC2">
    <w:name w:val="toc 2"/>
    <w:basedOn w:val="Normal"/>
    <w:next w:val="Normal"/>
    <w:autoRedefine/>
    <w:uiPriority w:val="39"/>
    <w:qFormat/>
    <w:rsid w:val="00096C2C"/>
    <w:pPr>
      <w:tabs>
        <w:tab w:val="left" w:pos="720"/>
        <w:tab w:val="right" w:leader="dot" w:pos="8640"/>
      </w:tabs>
      <w:spacing w:before="40" w:after="0"/>
      <w:ind w:left="114" w:right="-81" w:firstLine="102"/>
      <w:jc w:val="both"/>
    </w:pPr>
    <w:rPr>
      <w:rFonts w:ascii="Arial" w:hAnsi="Arial"/>
      <w:noProof/>
      <w:color w:val="1F497D"/>
      <w:sz w:val="20"/>
    </w:rPr>
  </w:style>
  <w:style w:type="paragraph" w:styleId="TOC3">
    <w:name w:val="toc 3"/>
    <w:basedOn w:val="Normal"/>
    <w:next w:val="Normal"/>
    <w:autoRedefine/>
    <w:uiPriority w:val="39"/>
    <w:qFormat/>
    <w:rsid w:val="00C82480"/>
    <w:pPr>
      <w:tabs>
        <w:tab w:val="left" w:pos="1320"/>
        <w:tab w:val="right" w:leader="dot" w:pos="8640"/>
      </w:tabs>
      <w:spacing w:before="40" w:after="0"/>
      <w:ind w:left="446"/>
    </w:pPr>
    <w:rPr>
      <w:rFonts w:ascii="Arial" w:hAnsi="Arial"/>
      <w:color w:val="1F497D"/>
      <w:sz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890"/>
    <w:rPr>
      <w:rFonts w:ascii="Tahoma" w:hAnsi="Tahoma" w:cs="Tahoma"/>
      <w:sz w:val="16"/>
      <w:szCs w:val="16"/>
      <w:lang w:val="es-ES_tradnl" w:eastAsia="en-CA"/>
    </w:rPr>
  </w:style>
  <w:style w:type="paragraph" w:customStyle="1" w:styleId="cdibodycopy">
    <w:name w:val="cdibodycopy"/>
    <w:basedOn w:val="Normal"/>
    <w:rsid w:val="00060890"/>
    <w:pPr>
      <w:spacing w:after="150" w:line="210" w:lineRule="atLeast"/>
      <w:ind w:right="270"/>
    </w:pPr>
    <w:rPr>
      <w:rFonts w:ascii="Verdana" w:hAnsi="Verdana"/>
      <w:color w:val="000000"/>
      <w:sz w:val="17"/>
      <w:szCs w:val="17"/>
      <w:lang w:val="es-ES" w:eastAsia="es-ES"/>
    </w:rPr>
  </w:style>
  <w:style w:type="paragraph" w:customStyle="1" w:styleId="cdilisthead">
    <w:name w:val="cdilisthead"/>
    <w:basedOn w:val="Normal"/>
    <w:rsid w:val="00060890"/>
    <w:pPr>
      <w:spacing w:before="105" w:after="45" w:line="210" w:lineRule="atLeast"/>
      <w:ind w:right="270"/>
    </w:pPr>
    <w:rPr>
      <w:rFonts w:ascii="Verdana" w:hAnsi="Verdana"/>
      <w:b/>
      <w:bCs/>
      <w:caps/>
      <w:color w:val="666666"/>
      <w:sz w:val="14"/>
      <w:szCs w:val="14"/>
      <w:lang w:val="es-ES" w:eastAsia="es-ES"/>
    </w:rPr>
  </w:style>
  <w:style w:type="paragraph" w:styleId="Caption">
    <w:name w:val="caption"/>
    <w:basedOn w:val="Normal"/>
    <w:next w:val="Normal"/>
    <w:qFormat/>
    <w:rsid w:val="00060890"/>
    <w:rPr>
      <w:b/>
      <w:bCs/>
      <w:sz w:val="20"/>
      <w:szCs w:val="20"/>
    </w:rPr>
  </w:style>
  <w:style w:type="paragraph" w:customStyle="1" w:styleId="Estilo2">
    <w:name w:val="Estilo 2"/>
    <w:basedOn w:val="Normal"/>
    <w:rsid w:val="00060890"/>
    <w:pPr>
      <w:numPr>
        <w:ilvl w:val="1"/>
        <w:numId w:val="17"/>
      </w:numPr>
      <w:spacing w:before="60" w:after="60"/>
      <w:jc w:val="both"/>
    </w:pPr>
    <w:rPr>
      <w:rFonts w:ascii="ITC Officina Sans Book" w:hAnsi="ITC Officina Sans Book"/>
      <w:color w:val="000000"/>
      <w:szCs w:val="22"/>
      <w:lang w:eastAsia="es-ES"/>
    </w:rPr>
  </w:style>
  <w:style w:type="paragraph" w:customStyle="1" w:styleId="Prrafodelista2">
    <w:name w:val="Párrafo de lista2"/>
    <w:basedOn w:val="Normal"/>
    <w:uiPriority w:val="34"/>
    <w:qFormat/>
    <w:rsid w:val="00060890"/>
    <w:pPr>
      <w:spacing w:after="0"/>
      <w:ind w:left="720"/>
      <w:contextualSpacing/>
    </w:pPr>
    <w:rPr>
      <w:sz w:val="24"/>
      <w:lang w:val="es-ES" w:eastAsia="es-ES"/>
    </w:rPr>
  </w:style>
  <w:style w:type="paragraph" w:styleId="DocumentMap">
    <w:name w:val="Document Map"/>
    <w:basedOn w:val="Normal"/>
    <w:link w:val="DocumentMapChar"/>
    <w:rsid w:val="00060890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rsid w:val="00060890"/>
    <w:rPr>
      <w:rFonts w:ascii="Tahoma" w:eastAsia="Times New Roman" w:hAnsi="Tahoma" w:cs="Tahoma"/>
      <w:sz w:val="20"/>
      <w:szCs w:val="20"/>
      <w:shd w:val="clear" w:color="auto" w:fill="000080"/>
      <w:lang w:val="es-ES_tradnl" w:eastAsia="en-CA"/>
    </w:rPr>
  </w:style>
  <w:style w:type="paragraph" w:styleId="BodyText2">
    <w:name w:val="Body Text 2"/>
    <w:basedOn w:val="Normal"/>
    <w:link w:val="BodyText2Char"/>
    <w:rsid w:val="00060890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060890"/>
    <w:rPr>
      <w:rFonts w:ascii="Times New Roman" w:eastAsia="Times New Roman" w:hAnsi="Times New Roman" w:cs="Times New Roman"/>
      <w:szCs w:val="24"/>
      <w:lang w:val="es-ES_tradnl" w:eastAsia="en-CA"/>
    </w:rPr>
  </w:style>
  <w:style w:type="paragraph" w:customStyle="1" w:styleId="ListaNivel1">
    <w:name w:val="Lista Nivel1"/>
    <w:basedOn w:val="Normal"/>
    <w:rsid w:val="00060890"/>
    <w:pPr>
      <w:keepLines/>
      <w:numPr>
        <w:numId w:val="18"/>
      </w:numPr>
      <w:spacing w:after="40"/>
      <w:jc w:val="both"/>
    </w:pPr>
    <w:rPr>
      <w:rFonts w:ascii="Tahoma" w:hAnsi="Tahoma"/>
      <w:sz w:val="20"/>
      <w:lang w:val="es-ES" w:eastAsia="es-ES"/>
    </w:rPr>
  </w:style>
  <w:style w:type="paragraph" w:customStyle="1" w:styleId="EstiloIzquierda0cm">
    <w:name w:val="Estilo Izquierda:  0 cm"/>
    <w:basedOn w:val="Normal"/>
    <w:autoRedefine/>
    <w:rsid w:val="00060890"/>
    <w:pPr>
      <w:spacing w:after="0"/>
      <w:ind w:right="57"/>
      <w:jc w:val="both"/>
    </w:pPr>
    <w:rPr>
      <w:rFonts w:ascii="Tahoma" w:hAnsi="Tahoma"/>
      <w:sz w:val="20"/>
      <w:szCs w:val="20"/>
      <w:lang w:val="es-ES" w:eastAsia="es-ES"/>
    </w:rPr>
  </w:style>
  <w:style w:type="paragraph" w:customStyle="1" w:styleId="AfterHeading2">
    <w:name w:val="After Heading2"/>
    <w:basedOn w:val="Normal"/>
    <w:rsid w:val="00060890"/>
    <w:pPr>
      <w:widowControl w:val="0"/>
      <w:spacing w:before="120" w:after="0" w:line="360" w:lineRule="auto"/>
      <w:ind w:left="426"/>
      <w:jc w:val="both"/>
    </w:pPr>
    <w:rPr>
      <w:rFonts w:ascii="Book Antiqua" w:hAnsi="Book Antiqua"/>
      <w:szCs w:val="20"/>
      <w:lang w:eastAsia="es-ES"/>
    </w:rPr>
  </w:style>
  <w:style w:type="paragraph" w:customStyle="1" w:styleId="AfterHeading1">
    <w:name w:val="After Heading1"/>
    <w:basedOn w:val="Normal"/>
    <w:rsid w:val="00060890"/>
    <w:pPr>
      <w:tabs>
        <w:tab w:val="left" w:pos="720"/>
      </w:tabs>
      <w:spacing w:before="120" w:after="0" w:line="360" w:lineRule="auto"/>
      <w:ind w:left="432"/>
      <w:jc w:val="both"/>
    </w:pPr>
    <w:rPr>
      <w:rFonts w:ascii="Book Antiqua" w:hAnsi="Book Antiqua"/>
      <w:szCs w:val="20"/>
      <w:lang w:eastAsia="es-ES"/>
    </w:rPr>
  </w:style>
  <w:style w:type="paragraph" w:customStyle="1" w:styleId="AfterHeading3">
    <w:name w:val="After Heading 3"/>
    <w:basedOn w:val="Heading3"/>
    <w:rsid w:val="00060890"/>
    <w:pPr>
      <w:tabs>
        <w:tab w:val="num" w:pos="432"/>
      </w:tabs>
      <w:spacing w:before="240" w:after="0" w:line="360" w:lineRule="auto"/>
      <w:ind w:left="432"/>
      <w:jc w:val="both"/>
      <w:outlineLvl w:val="9"/>
    </w:pPr>
    <w:rPr>
      <w:rFonts w:ascii="Book Antiqua" w:hAnsi="Book Antiqua" w:cs="Times New Roman"/>
      <w:bCs w:val="0"/>
      <w:color w:val="auto"/>
      <w:kern w:val="28"/>
      <w:sz w:val="22"/>
      <w:szCs w:val="20"/>
      <w:lang w:val="es-ES_tradnl" w:eastAsia="es-ES"/>
    </w:rPr>
  </w:style>
  <w:style w:type="paragraph" w:customStyle="1" w:styleId="Textotabla">
    <w:name w:val="Texto_tabla"/>
    <w:basedOn w:val="Normal"/>
    <w:rsid w:val="00060890"/>
    <w:pPr>
      <w:spacing w:before="120" w:after="0" w:line="360" w:lineRule="auto"/>
      <w:jc w:val="both"/>
    </w:pPr>
    <w:rPr>
      <w:rFonts w:ascii="Arial" w:hAnsi="Arial"/>
      <w:sz w:val="16"/>
      <w:szCs w:val="20"/>
      <w:lang w:eastAsia="es-ES"/>
    </w:rPr>
  </w:style>
  <w:style w:type="paragraph" w:styleId="BodyTextIndent">
    <w:name w:val="Body Text Indent"/>
    <w:basedOn w:val="Normal"/>
    <w:link w:val="BodyTextIndentChar"/>
    <w:rsid w:val="00060890"/>
    <w:pPr>
      <w:shd w:val="clear" w:color="auto" w:fill="F3F3F3"/>
      <w:spacing w:after="0" w:line="360" w:lineRule="auto"/>
      <w:ind w:left="1416"/>
      <w:jc w:val="both"/>
    </w:pPr>
    <w:rPr>
      <w:rFonts w:ascii="Arial" w:hAnsi="Arial"/>
      <w:sz w:val="20"/>
      <w:lang w:eastAsia="es-ES"/>
    </w:rPr>
  </w:style>
  <w:style w:type="character" w:customStyle="1" w:styleId="BodyTextIndentChar">
    <w:name w:val="Body Text Indent Char"/>
    <w:basedOn w:val="DefaultParagraphFont"/>
    <w:link w:val="BodyTextIndent"/>
    <w:rsid w:val="00060890"/>
    <w:rPr>
      <w:rFonts w:ascii="Arial" w:eastAsia="Times New Roman" w:hAnsi="Arial" w:cs="Times New Roman"/>
      <w:sz w:val="20"/>
      <w:szCs w:val="24"/>
      <w:shd w:val="clear" w:color="auto" w:fill="F3F3F3"/>
      <w:lang w:val="es-ES_tradnl" w:eastAsia="es-ES"/>
    </w:rPr>
  </w:style>
  <w:style w:type="character" w:styleId="CommentReference">
    <w:name w:val="annotation reference"/>
    <w:rsid w:val="00060890"/>
    <w:rPr>
      <w:sz w:val="16"/>
    </w:rPr>
  </w:style>
  <w:style w:type="paragraph" w:styleId="BodyTextIndent2">
    <w:name w:val="Body Text Indent 2"/>
    <w:basedOn w:val="Normal"/>
    <w:link w:val="BodyTextIndent2Char"/>
    <w:rsid w:val="00060890"/>
    <w:pPr>
      <w:shd w:val="clear" w:color="auto" w:fill="E0E0E0"/>
      <w:spacing w:after="0" w:line="360" w:lineRule="auto"/>
      <w:ind w:firstLine="1418"/>
      <w:jc w:val="both"/>
    </w:pPr>
    <w:rPr>
      <w:rFonts w:ascii="Arial" w:hAnsi="Arial"/>
      <w:sz w:val="20"/>
      <w:szCs w:val="20"/>
      <w:lang w:eastAsia="es-ES"/>
    </w:rPr>
  </w:style>
  <w:style w:type="character" w:customStyle="1" w:styleId="BodyTextIndent2Char">
    <w:name w:val="Body Text Indent 2 Char"/>
    <w:basedOn w:val="DefaultParagraphFont"/>
    <w:link w:val="BodyTextIndent2"/>
    <w:rsid w:val="00060890"/>
    <w:rPr>
      <w:rFonts w:ascii="Arial" w:eastAsia="Times New Roman" w:hAnsi="Arial" w:cs="Times New Roman"/>
      <w:sz w:val="20"/>
      <w:szCs w:val="20"/>
      <w:shd w:val="clear" w:color="auto" w:fill="E0E0E0"/>
      <w:lang w:val="es-ES_tradnl" w:eastAsia="es-ES"/>
    </w:rPr>
  </w:style>
  <w:style w:type="paragraph" w:styleId="CommentText">
    <w:name w:val="annotation text"/>
    <w:basedOn w:val="Normal"/>
    <w:link w:val="CommentTextChar"/>
    <w:rsid w:val="00060890"/>
    <w:pPr>
      <w:spacing w:after="0" w:line="360" w:lineRule="auto"/>
      <w:jc w:val="both"/>
    </w:pPr>
    <w:rPr>
      <w:rFonts w:ascii="Arial" w:hAnsi="Arial"/>
      <w:sz w:val="20"/>
      <w:szCs w:val="20"/>
      <w:lang w:eastAsia="es-ES"/>
    </w:rPr>
  </w:style>
  <w:style w:type="character" w:customStyle="1" w:styleId="CommentTextChar">
    <w:name w:val="Comment Text Char"/>
    <w:basedOn w:val="DefaultParagraphFont"/>
    <w:link w:val="CommentText"/>
    <w:rsid w:val="00060890"/>
    <w:rPr>
      <w:rFonts w:ascii="Arial" w:eastAsia="Times New Roman" w:hAnsi="Arial" w:cs="Times New Roman"/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rsid w:val="00060890"/>
    <w:pPr>
      <w:spacing w:after="0" w:line="360" w:lineRule="auto"/>
      <w:ind w:left="720"/>
      <w:jc w:val="both"/>
    </w:pPr>
    <w:rPr>
      <w:rFonts w:ascii="Arial" w:hAnsi="Arial"/>
      <w:sz w:val="20"/>
      <w:lang w:eastAsia="es-ES"/>
    </w:rPr>
  </w:style>
  <w:style w:type="character" w:customStyle="1" w:styleId="BodyTextIndent3Char">
    <w:name w:val="Body Text Indent 3 Char"/>
    <w:basedOn w:val="DefaultParagraphFont"/>
    <w:link w:val="BodyTextIndent3"/>
    <w:rsid w:val="00060890"/>
    <w:rPr>
      <w:rFonts w:ascii="Arial" w:eastAsia="Times New Roman" w:hAnsi="Arial" w:cs="Times New Roman"/>
      <w:sz w:val="20"/>
      <w:szCs w:val="24"/>
      <w:lang w:val="es-ES_tradnl" w:eastAsia="es-ES"/>
    </w:rPr>
  </w:style>
  <w:style w:type="character" w:styleId="Strong">
    <w:name w:val="Strong"/>
    <w:basedOn w:val="DefaultParagraphFont"/>
    <w:uiPriority w:val="22"/>
    <w:qFormat/>
    <w:rsid w:val="00060890"/>
    <w:rPr>
      <w:b/>
      <w:bCs/>
    </w:rPr>
  </w:style>
  <w:style w:type="character" w:styleId="Hyperlink">
    <w:name w:val="Hyperlink"/>
    <w:basedOn w:val="DefaultParagraphFont"/>
    <w:uiPriority w:val="99"/>
    <w:rsid w:val="00060890"/>
    <w:rPr>
      <w:color w:val="003366"/>
      <w:u w:val="single"/>
    </w:rPr>
  </w:style>
  <w:style w:type="paragraph" w:styleId="ListBullet">
    <w:name w:val="List Bullet"/>
    <w:basedOn w:val="Normal"/>
    <w:autoRedefine/>
    <w:rsid w:val="00060890"/>
    <w:pPr>
      <w:tabs>
        <w:tab w:val="num" w:pos="360"/>
      </w:tabs>
      <w:spacing w:after="120" w:line="280" w:lineRule="exact"/>
      <w:ind w:left="360" w:right="-360" w:hanging="360"/>
      <w:jc w:val="both"/>
    </w:pPr>
    <w:rPr>
      <w:rFonts w:ascii="Arial" w:hAnsi="Arial" w:cs="Arial"/>
      <w:sz w:val="20"/>
      <w:szCs w:val="20"/>
    </w:rPr>
  </w:style>
  <w:style w:type="paragraph" w:styleId="Title">
    <w:name w:val="Title"/>
    <w:next w:val="CapNormal"/>
    <w:link w:val="TitleChar"/>
    <w:uiPriority w:val="10"/>
    <w:qFormat/>
    <w:rsid w:val="00060890"/>
    <w:pPr>
      <w:keepNext/>
      <w:keepLines/>
      <w:spacing w:before="220" w:after="60" w:line="320" w:lineRule="atLeast"/>
    </w:pPr>
    <w:rPr>
      <w:rFonts w:ascii="Arial Black" w:hAnsi="Arial Black"/>
      <w:bCs/>
      <w:color w:val="FFFFFF"/>
      <w:spacing w:val="-30"/>
      <w:kern w:val="28"/>
      <w:sz w:val="40"/>
      <w:szCs w:val="22"/>
      <w:lang w:eastAsia="en-CA"/>
    </w:rPr>
  </w:style>
  <w:style w:type="character" w:customStyle="1" w:styleId="TitleChar1">
    <w:name w:val="Title Char1"/>
    <w:basedOn w:val="DefaultParagraphFont"/>
    <w:uiPriority w:val="10"/>
    <w:rsid w:val="00060890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es-ES_tradnl" w:eastAsia="en-CA"/>
    </w:rPr>
  </w:style>
  <w:style w:type="paragraph" w:styleId="BlockText">
    <w:name w:val="Block Text"/>
    <w:basedOn w:val="Normal"/>
    <w:rsid w:val="00060890"/>
    <w:pPr>
      <w:spacing w:after="0" w:line="360" w:lineRule="auto"/>
      <w:ind w:left="360" w:right="254"/>
      <w:jc w:val="both"/>
    </w:pPr>
    <w:rPr>
      <w:rFonts w:ascii="Arial" w:hAnsi="Arial"/>
      <w:bCs/>
      <w:sz w:val="18"/>
      <w:lang w:val="en-GB" w:eastAsia="es-ES"/>
    </w:rPr>
  </w:style>
  <w:style w:type="paragraph" w:customStyle="1" w:styleId="Ttulodelcaptulo">
    <w:name w:val="Título del capítulo"/>
    <w:basedOn w:val="Normal"/>
    <w:next w:val="Normal"/>
    <w:rsid w:val="00060890"/>
    <w:pPr>
      <w:keepNext/>
      <w:keepLines/>
      <w:spacing w:before="600" w:after="0" w:line="360" w:lineRule="auto"/>
      <w:jc w:val="center"/>
    </w:pPr>
    <w:rPr>
      <w:rFonts w:ascii="Arial" w:hAnsi="Arial"/>
      <w:b/>
      <w:kern w:val="28"/>
      <w:sz w:val="32"/>
      <w:szCs w:val="20"/>
      <w:lang w:eastAsia="es-ES"/>
    </w:rPr>
  </w:style>
  <w:style w:type="paragraph" w:customStyle="1" w:styleId="Texto">
    <w:name w:val="Texto"/>
    <w:basedOn w:val="Normal"/>
    <w:rsid w:val="00060890"/>
    <w:pPr>
      <w:spacing w:before="60" w:after="120" w:line="300" w:lineRule="exact"/>
      <w:jc w:val="both"/>
    </w:pPr>
    <w:rPr>
      <w:rFonts w:ascii="Helvetica" w:hAnsi="Helvetica"/>
      <w:snapToGrid w:val="0"/>
      <w:szCs w:val="20"/>
      <w:lang w:eastAsia="en-US"/>
    </w:rPr>
  </w:style>
  <w:style w:type="paragraph" w:customStyle="1" w:styleId="epgrafe">
    <w:name w:val="epígrafe"/>
    <w:basedOn w:val="Normal"/>
    <w:rsid w:val="00060890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</w:tabs>
      <w:suppressAutoHyphens/>
      <w:spacing w:after="0"/>
    </w:pPr>
    <w:rPr>
      <w:sz w:val="20"/>
      <w:szCs w:val="20"/>
      <w:lang w:eastAsia="es-ES"/>
    </w:rPr>
  </w:style>
  <w:style w:type="character" w:customStyle="1" w:styleId="CapHeading1Char">
    <w:name w:val="Cap_Heading_1 Char"/>
    <w:basedOn w:val="DefaultParagraphFont"/>
    <w:link w:val="CapHeading1"/>
    <w:rsid w:val="00060890"/>
    <w:rPr>
      <w:rFonts w:ascii="Arial Bold" w:hAnsi="Arial Bold" w:cs="Arial"/>
      <w:b/>
      <w:bCs/>
      <w:smallCaps/>
      <w:color w:val="003366"/>
      <w:kern w:val="32"/>
      <w:sz w:val="36"/>
      <w:szCs w:val="36"/>
      <w:lang w:eastAsia="en-CA"/>
    </w:rPr>
  </w:style>
  <w:style w:type="character" w:customStyle="1" w:styleId="AtlasBullet1CharChar">
    <w:name w:val="AtlasBullet1 Char Char"/>
    <w:basedOn w:val="DefaultParagraphFont"/>
    <w:link w:val="AtlasBullet1"/>
    <w:rsid w:val="00060890"/>
    <w:rPr>
      <w:rFonts w:ascii="Verdana" w:hAnsi="Verdana"/>
      <w:spacing w:val="-5"/>
      <w:sz w:val="18"/>
      <w:szCs w:val="22"/>
      <w:lang w:val="en-GB"/>
    </w:rPr>
  </w:style>
  <w:style w:type="paragraph" w:customStyle="1" w:styleId="AtlasBullet1">
    <w:name w:val="AtlasBullet1"/>
    <w:basedOn w:val="Atlasnormal"/>
    <w:link w:val="AtlasBullet1CharChar"/>
    <w:rsid w:val="00060890"/>
    <w:pPr>
      <w:keepLines/>
      <w:numPr>
        <w:numId w:val="20"/>
      </w:numPr>
      <w:tabs>
        <w:tab w:val="clear" w:pos="936"/>
        <w:tab w:val="num" w:pos="448"/>
      </w:tabs>
      <w:spacing w:after="0" w:line="280" w:lineRule="atLeast"/>
      <w:ind w:left="448" w:hanging="228"/>
    </w:pPr>
    <w:rPr>
      <w:rFonts w:eastAsia="Calibri"/>
      <w:szCs w:val="22"/>
    </w:rPr>
  </w:style>
  <w:style w:type="paragraph" w:customStyle="1" w:styleId="Atlasnormal">
    <w:name w:val="Atlasnormal"/>
    <w:basedOn w:val="BodyText"/>
    <w:link w:val="AtlasnormalChar"/>
    <w:rsid w:val="00060890"/>
    <w:pPr>
      <w:jc w:val="both"/>
    </w:pPr>
    <w:rPr>
      <w:rFonts w:ascii="Verdana" w:hAnsi="Verdana"/>
      <w:spacing w:val="-5"/>
      <w:sz w:val="18"/>
      <w:szCs w:val="20"/>
      <w:lang w:val="en-GB" w:eastAsia="en-US"/>
    </w:rPr>
  </w:style>
  <w:style w:type="character" w:customStyle="1" w:styleId="AtlasnormalChar">
    <w:name w:val="Atlasnormal Char"/>
    <w:basedOn w:val="DefaultParagraphFont"/>
    <w:link w:val="Atlasnormal"/>
    <w:rsid w:val="00060890"/>
    <w:rPr>
      <w:rFonts w:ascii="Verdana" w:eastAsia="Times New Roman" w:hAnsi="Verdana" w:cs="Times New Roman"/>
      <w:spacing w:val="-5"/>
      <w:sz w:val="18"/>
      <w:szCs w:val="20"/>
      <w:lang w:val="en-GB"/>
    </w:rPr>
  </w:style>
  <w:style w:type="paragraph" w:customStyle="1" w:styleId="DefaultParagraphFontParaCharCharCharCharCharCharCharCharCharCharCharCharCharCharCharChar">
    <w:name w:val="Default Paragraph Font Para Char Char Char Char Char Char Char Char Char Char Char Char Char Char Char Char"/>
    <w:basedOn w:val="Normal"/>
    <w:rsid w:val="00060890"/>
    <w:pPr>
      <w:spacing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msolistparagraph0">
    <w:name w:val="msolistparagraph"/>
    <w:basedOn w:val="Normal"/>
    <w:rsid w:val="00060890"/>
    <w:pPr>
      <w:spacing w:before="100" w:beforeAutospacing="1" w:after="100" w:afterAutospacing="1"/>
      <w:ind w:left="720"/>
    </w:pPr>
    <w:rPr>
      <w:rFonts w:ascii="Calibri" w:eastAsia="Calibri" w:hAnsi="Calibri"/>
      <w:szCs w:val="22"/>
      <w:lang w:val="en-US" w:eastAsia="en-US"/>
    </w:rPr>
  </w:style>
  <w:style w:type="paragraph" w:customStyle="1" w:styleId="Body">
    <w:name w:val="Body"/>
    <w:aliases w:val="B,B Char"/>
    <w:link w:val="BodyChar"/>
    <w:rsid w:val="00060890"/>
    <w:pPr>
      <w:spacing w:after="260" w:line="260" w:lineRule="atLeast"/>
    </w:pPr>
    <w:rPr>
      <w:rFonts w:ascii="Book Antiqua" w:eastAsia="Times New Roman" w:hAnsi="Book Antiqua"/>
      <w:kern w:val="22"/>
      <w:sz w:val="22"/>
    </w:rPr>
  </w:style>
  <w:style w:type="paragraph" w:customStyle="1" w:styleId="CautionContinue">
    <w:name w:val="CautionContinue"/>
    <w:aliases w:val="CautC"/>
    <w:next w:val="Body"/>
    <w:rsid w:val="00060890"/>
    <w:pPr>
      <w:keepLines/>
      <w:widowControl w:val="0"/>
      <w:spacing w:after="260" w:line="260" w:lineRule="atLeast"/>
    </w:pPr>
    <w:rPr>
      <w:rFonts w:ascii="NewCenturySchlbk" w:eastAsia="Times New Roman" w:hAnsi="NewCenturySchlbk"/>
      <w:kern w:val="22"/>
      <w:sz w:val="22"/>
      <w:lang w:eastAsia="es-ES"/>
    </w:rPr>
  </w:style>
  <w:style w:type="table" w:styleId="TableProfessional">
    <w:name w:val="Table Professional"/>
    <w:basedOn w:val="TableNormal"/>
    <w:rsid w:val="00060890"/>
    <w:rPr>
      <w:rFonts w:ascii="Times New Roman" w:eastAsia="MS Mincho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rFonts w:ascii="Futura Md BT" w:hAnsi="Futura Md BT"/>
        <w:b/>
        <w:bCs/>
        <w:color w:val="auto"/>
      </w:rPr>
      <w:tblPr/>
      <w:tcPr>
        <w:shd w:val="clear" w:color="auto" w:fill="FFCC00"/>
      </w:tcPr>
    </w:tblStylePr>
  </w:style>
  <w:style w:type="paragraph" w:customStyle="1" w:styleId="toc">
    <w:name w:val="toc"/>
    <w:basedOn w:val="Normal"/>
    <w:rsid w:val="00060890"/>
    <w:pPr>
      <w:tabs>
        <w:tab w:val="left" w:pos="1701"/>
        <w:tab w:val="right" w:leader="dot" w:pos="7230"/>
        <w:tab w:val="right" w:leader="dot" w:pos="9120"/>
      </w:tabs>
      <w:suppressAutoHyphens/>
      <w:spacing w:before="240" w:after="120"/>
      <w:ind w:left="1985"/>
      <w:jc w:val="both"/>
    </w:pPr>
    <w:rPr>
      <w:rFonts w:ascii="Book Antiqua" w:hAnsi="Book Antiqua"/>
      <w:color w:val="FF0000"/>
      <w:szCs w:val="20"/>
      <w:lang w:eastAsia="es-ES"/>
    </w:rPr>
  </w:style>
  <w:style w:type="character" w:customStyle="1" w:styleId="PlainTextChar">
    <w:name w:val="Plain Text Char"/>
    <w:basedOn w:val="DefaultParagraphFont"/>
    <w:link w:val="PlainText"/>
    <w:semiHidden/>
    <w:locked/>
    <w:rsid w:val="00060890"/>
    <w:rPr>
      <w:rFonts w:ascii="Consolas" w:hAnsi="Consolas"/>
      <w:sz w:val="21"/>
      <w:szCs w:val="21"/>
    </w:rPr>
  </w:style>
  <w:style w:type="paragraph" w:styleId="PlainText">
    <w:name w:val="Plain Text"/>
    <w:basedOn w:val="Normal"/>
    <w:link w:val="PlainTextChar"/>
    <w:semiHidden/>
    <w:rsid w:val="00060890"/>
    <w:pPr>
      <w:spacing w:after="0"/>
    </w:pPr>
    <w:rPr>
      <w:rFonts w:ascii="Consolas" w:eastAsia="Calibri" w:hAnsi="Consolas"/>
      <w:sz w:val="21"/>
      <w:szCs w:val="21"/>
      <w:lang w:val="en-US" w:eastAsia="en-US"/>
    </w:rPr>
  </w:style>
  <w:style w:type="character" w:customStyle="1" w:styleId="PlainTextChar1">
    <w:name w:val="Plain Text Char1"/>
    <w:basedOn w:val="DefaultParagraphFont"/>
    <w:uiPriority w:val="99"/>
    <w:semiHidden/>
    <w:rsid w:val="00060890"/>
    <w:rPr>
      <w:rFonts w:ascii="Consolas" w:eastAsia="Times New Roman" w:hAnsi="Consolas" w:cs="Times New Roman"/>
      <w:sz w:val="21"/>
      <w:szCs w:val="21"/>
      <w:lang w:val="es-ES_tradnl" w:eastAsia="en-CA"/>
    </w:rPr>
  </w:style>
  <w:style w:type="paragraph" w:customStyle="1" w:styleId="Normal1">
    <w:name w:val="Normal1"/>
    <w:basedOn w:val="Normal"/>
    <w:rsid w:val="00060890"/>
    <w:pPr>
      <w:spacing w:before="60" w:after="60"/>
      <w:jc w:val="both"/>
    </w:pPr>
    <w:rPr>
      <w:rFonts w:ascii="Verdana" w:hAnsi="Verdana"/>
      <w:sz w:val="20"/>
      <w:szCs w:val="20"/>
      <w:lang w:val="es-ES" w:eastAsia="es-ES"/>
    </w:rPr>
  </w:style>
  <w:style w:type="paragraph" w:customStyle="1" w:styleId="body0">
    <w:name w:val="body"/>
    <w:basedOn w:val="Normal"/>
    <w:rsid w:val="00060890"/>
    <w:pPr>
      <w:spacing w:before="100" w:beforeAutospacing="1" w:after="100" w:afterAutospacing="1"/>
    </w:pPr>
    <w:rPr>
      <w:rFonts w:eastAsia="Calibri"/>
      <w:sz w:val="24"/>
      <w:lang w:val="en-US" w:eastAsia="en-US"/>
    </w:rPr>
  </w:style>
  <w:style w:type="paragraph" w:customStyle="1" w:styleId="Car">
    <w:name w:val="Car"/>
    <w:basedOn w:val="Normal"/>
    <w:autoRedefine/>
    <w:semiHidden/>
    <w:rsid w:val="00060890"/>
    <w:pPr>
      <w:spacing w:line="240" w:lineRule="exact"/>
      <w:jc w:val="both"/>
    </w:pPr>
    <w:rPr>
      <w:rFonts w:ascii="Arial" w:hAnsi="Arial"/>
      <w:sz w:val="24"/>
      <w:lang w:val="en-GB" w:eastAsia="en-US"/>
    </w:rPr>
  </w:style>
  <w:style w:type="character" w:customStyle="1" w:styleId="BodyChar">
    <w:name w:val="Body Char"/>
    <w:aliases w:val="B Char1,B Char Char"/>
    <w:basedOn w:val="DefaultParagraphFont"/>
    <w:link w:val="Body"/>
    <w:rsid w:val="00060890"/>
    <w:rPr>
      <w:rFonts w:ascii="Book Antiqua" w:eastAsia="Times New Roman" w:hAnsi="Book Antiqua"/>
      <w:kern w:val="22"/>
      <w:sz w:val="22"/>
      <w:lang w:val="en-US" w:eastAsia="en-US" w:bidi="ar-SA"/>
    </w:rPr>
  </w:style>
  <w:style w:type="paragraph" w:customStyle="1" w:styleId="NumberedListindent1">
    <w:name w:val="Numbered List indent 1"/>
    <w:basedOn w:val="Normal"/>
    <w:rsid w:val="00060890"/>
    <w:pPr>
      <w:numPr>
        <w:numId w:val="21"/>
      </w:numPr>
      <w:spacing w:before="120" w:after="0"/>
      <w:ind w:left="1620" w:hanging="353"/>
    </w:pPr>
    <w:rPr>
      <w:sz w:val="24"/>
      <w:szCs w:val="20"/>
      <w:lang w:val="en-US" w:eastAsia="en-US"/>
    </w:rPr>
  </w:style>
  <w:style w:type="paragraph" w:customStyle="1" w:styleId="AtlasBullet3">
    <w:name w:val="AtlasBullet3"/>
    <w:basedOn w:val="Normal"/>
    <w:link w:val="AtlasBullet3Char"/>
    <w:rsid w:val="00060890"/>
    <w:pPr>
      <w:spacing w:before="120" w:after="120"/>
      <w:jc w:val="both"/>
    </w:pPr>
    <w:rPr>
      <w:rFonts w:ascii="Verdana" w:hAnsi="Verdana"/>
      <w:sz w:val="18"/>
      <w:szCs w:val="18"/>
      <w:lang w:val="en-US" w:eastAsia="en-US"/>
    </w:rPr>
  </w:style>
  <w:style w:type="paragraph" w:customStyle="1" w:styleId="RRHeading3">
    <w:name w:val="RR Heading3"/>
    <w:basedOn w:val="Heading3"/>
    <w:autoRedefine/>
    <w:rsid w:val="00060890"/>
    <w:pPr>
      <w:numPr>
        <w:ilvl w:val="2"/>
        <w:numId w:val="22"/>
      </w:numPr>
      <w:tabs>
        <w:tab w:val="left" w:pos="900"/>
      </w:tabs>
      <w:spacing w:before="60"/>
    </w:pPr>
    <w:rPr>
      <w:rFonts w:ascii="Times New Roman" w:hAnsi="Times New Roman" w:cs="Times New Roman"/>
      <w:bCs w:val="0"/>
      <w:snapToGrid w:val="0"/>
      <w:color w:val="auto"/>
      <w:sz w:val="20"/>
      <w:szCs w:val="20"/>
      <w:lang w:eastAsia="en-US"/>
    </w:rPr>
  </w:style>
  <w:style w:type="paragraph" w:customStyle="1" w:styleId="AtlasHeading2">
    <w:name w:val="AtlasHeading2"/>
    <w:basedOn w:val="Heading2"/>
    <w:next w:val="Atlasnormal"/>
    <w:link w:val="AtlasHeading2Char"/>
    <w:rsid w:val="00060890"/>
    <w:pPr>
      <w:numPr>
        <w:ilvl w:val="1"/>
      </w:numPr>
      <w:pBdr>
        <w:top w:val="single" w:sz="24" w:space="0" w:color="auto"/>
      </w:pBdr>
      <w:tabs>
        <w:tab w:val="left" w:pos="540"/>
        <w:tab w:val="num" w:pos="6606"/>
      </w:tabs>
      <w:spacing w:before="120"/>
      <w:ind w:left="6606" w:hanging="576"/>
    </w:pPr>
    <w:rPr>
      <w:rFonts w:cs="Times New Roman"/>
      <w:bCs w:val="0"/>
      <w:iCs w:val="0"/>
      <w:color w:val="auto"/>
      <w:spacing w:val="-10"/>
      <w:kern w:val="28"/>
      <w:sz w:val="24"/>
      <w:szCs w:val="20"/>
      <w:lang w:eastAsia="en-US"/>
    </w:rPr>
  </w:style>
  <w:style w:type="paragraph" w:customStyle="1" w:styleId="AtlasHeading1">
    <w:name w:val="AtlasHeading 1"/>
    <w:basedOn w:val="Heading1"/>
    <w:next w:val="Atlasnormal"/>
    <w:rsid w:val="00060890"/>
    <w:pPr>
      <w:pageBreakBefore/>
      <w:numPr>
        <w:numId w:val="0"/>
      </w:numPr>
      <w:pBdr>
        <w:top w:val="single" w:sz="24" w:space="1" w:color="auto"/>
      </w:pBdr>
      <w:tabs>
        <w:tab w:val="num" w:pos="720"/>
      </w:tabs>
      <w:spacing w:before="240" w:after="120"/>
      <w:ind w:left="720" w:hanging="360"/>
    </w:pPr>
    <w:rPr>
      <w:rFonts w:ascii="Arial" w:hAnsi="Arial" w:cs="Times New Roman"/>
      <w:bCs w:val="0"/>
      <w:smallCaps w:val="0"/>
      <w:color w:val="auto"/>
      <w:kern w:val="0"/>
      <w:szCs w:val="20"/>
      <w:lang w:eastAsia="en-US"/>
    </w:rPr>
  </w:style>
  <w:style w:type="paragraph" w:customStyle="1" w:styleId="AtlasHeading5">
    <w:name w:val="AtlasHeading5"/>
    <w:basedOn w:val="Heading4"/>
    <w:next w:val="Atlasnormal"/>
    <w:link w:val="AtlasHeading5Char"/>
    <w:rsid w:val="00060890"/>
    <w:pPr>
      <w:keepNext w:val="0"/>
      <w:widowControl w:val="0"/>
      <w:numPr>
        <w:ilvl w:val="0"/>
        <w:numId w:val="0"/>
      </w:numPr>
      <w:tabs>
        <w:tab w:val="num" w:pos="0"/>
      </w:tabs>
      <w:spacing w:before="0" w:after="0"/>
      <w:ind w:left="6408" w:hanging="6408"/>
      <w:jc w:val="both"/>
    </w:pPr>
    <w:rPr>
      <w:rFonts w:ascii="Arial" w:hAnsi="Arial"/>
      <w:b w:val="0"/>
      <w:bCs w:val="0"/>
      <w:color w:val="auto"/>
      <w:szCs w:val="20"/>
      <w:lang w:val="es-ES_tradnl" w:eastAsia="en-US"/>
    </w:rPr>
  </w:style>
  <w:style w:type="character" w:customStyle="1" w:styleId="AtlasHeading5Char">
    <w:name w:val="AtlasHeading5 Char"/>
    <w:basedOn w:val="DefaultParagraphFont"/>
    <w:link w:val="AtlasHeading5"/>
    <w:rsid w:val="00060890"/>
    <w:rPr>
      <w:rFonts w:ascii="Arial" w:eastAsia="Times New Roman" w:hAnsi="Arial" w:cs="Times New Roman"/>
      <w:sz w:val="24"/>
      <w:szCs w:val="20"/>
      <w:lang w:val="es-ES_tradnl"/>
    </w:rPr>
  </w:style>
  <w:style w:type="character" w:customStyle="1" w:styleId="AtlasHeading2Char">
    <w:name w:val="AtlasHeading2 Char"/>
    <w:basedOn w:val="DefaultParagraphFont"/>
    <w:link w:val="AtlasHeading2"/>
    <w:rsid w:val="00060890"/>
    <w:rPr>
      <w:rFonts w:ascii="Arial" w:eastAsia="Times New Roman" w:hAnsi="Arial" w:cs="Times New Roman"/>
      <w:b/>
      <w:spacing w:val="-10"/>
      <w:kern w:val="28"/>
      <w:sz w:val="24"/>
      <w:szCs w:val="20"/>
    </w:rPr>
  </w:style>
  <w:style w:type="character" w:customStyle="1" w:styleId="underlinelinks">
    <w:name w:val="underlinelinks"/>
    <w:basedOn w:val="DefaultParagraphFont"/>
    <w:rsid w:val="00060890"/>
  </w:style>
  <w:style w:type="paragraph" w:styleId="HTMLPreformatted">
    <w:name w:val="HTML Preformatted"/>
    <w:basedOn w:val="Normal"/>
    <w:link w:val="HTMLPreformattedChar"/>
    <w:uiPriority w:val="99"/>
    <w:rsid w:val="000608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60890"/>
    <w:rPr>
      <w:rFonts w:ascii="Courier New" w:eastAsia="Times New Roman" w:hAnsi="Courier New" w:cs="Courier New"/>
      <w:sz w:val="20"/>
      <w:szCs w:val="20"/>
    </w:rPr>
  </w:style>
  <w:style w:type="paragraph" w:customStyle="1" w:styleId="AtlasHeading3">
    <w:name w:val="AtlasHeading3"/>
    <w:basedOn w:val="Heading3"/>
    <w:link w:val="AtlasHeading3Char"/>
    <w:autoRedefine/>
    <w:rsid w:val="00060890"/>
    <w:pPr>
      <w:numPr>
        <w:ilvl w:val="2"/>
      </w:numPr>
      <w:tabs>
        <w:tab w:val="num" w:pos="1170"/>
      </w:tabs>
      <w:spacing w:before="120"/>
      <w:ind w:left="720" w:hanging="720"/>
    </w:pPr>
    <w:rPr>
      <w:bCs w:val="0"/>
      <w:color w:val="auto"/>
      <w:spacing w:val="-5"/>
      <w:sz w:val="20"/>
      <w:szCs w:val="18"/>
      <w:lang w:val="es-ES_tradnl" w:eastAsia="en-US"/>
    </w:rPr>
  </w:style>
  <w:style w:type="character" w:customStyle="1" w:styleId="AtlasHeading3Char">
    <w:name w:val="AtlasHeading3 Char"/>
    <w:basedOn w:val="DefaultParagraphFont"/>
    <w:link w:val="AtlasHeading3"/>
    <w:rsid w:val="00060890"/>
    <w:rPr>
      <w:rFonts w:ascii="Arial" w:eastAsia="Times New Roman" w:hAnsi="Arial" w:cs="Arial"/>
      <w:b/>
      <w:spacing w:val="-5"/>
      <w:sz w:val="20"/>
      <w:szCs w:val="18"/>
      <w:lang w:val="es-ES_tradnl"/>
    </w:rPr>
  </w:style>
  <w:style w:type="paragraph" w:customStyle="1" w:styleId="Indentado4">
    <w:name w:val="Indentado4"/>
    <w:basedOn w:val="Normal"/>
    <w:autoRedefine/>
    <w:rsid w:val="00060890"/>
    <w:pPr>
      <w:numPr>
        <w:ilvl w:val="1"/>
        <w:numId w:val="23"/>
      </w:numPr>
      <w:tabs>
        <w:tab w:val="clear" w:pos="1440"/>
        <w:tab w:val="num" w:pos="1494"/>
      </w:tabs>
      <w:spacing w:before="60" w:after="60"/>
      <w:ind w:left="1494"/>
      <w:jc w:val="both"/>
    </w:pPr>
    <w:rPr>
      <w:rFonts w:ascii="Arial" w:hAnsi="Arial" w:cs="Arial"/>
      <w:snapToGrid w:val="0"/>
      <w:szCs w:val="20"/>
      <w:lang w:eastAsia="en-US"/>
    </w:rPr>
  </w:style>
  <w:style w:type="paragraph" w:customStyle="1" w:styleId="Atlasnegrita">
    <w:name w:val="Atlasnegrita"/>
    <w:basedOn w:val="Atlasnormal"/>
    <w:link w:val="AtlasnegritaChar"/>
    <w:rsid w:val="00060890"/>
    <w:pPr>
      <w:spacing w:before="120"/>
      <w:jc w:val="left"/>
    </w:pPr>
    <w:rPr>
      <w:b/>
      <w:lang w:val="en-US"/>
    </w:rPr>
  </w:style>
  <w:style w:type="character" w:customStyle="1" w:styleId="AtlasnegritaChar">
    <w:name w:val="Atlasnegrita Char"/>
    <w:basedOn w:val="AtlasnormalChar"/>
    <w:link w:val="Atlasnegrita"/>
    <w:rsid w:val="00060890"/>
    <w:rPr>
      <w:rFonts w:ascii="Verdana" w:eastAsia="Times New Roman" w:hAnsi="Verdana" w:cs="Times New Roman"/>
      <w:b/>
      <w:spacing w:val="-5"/>
      <w:sz w:val="18"/>
      <w:szCs w:val="20"/>
      <w:lang w:val="en-GB"/>
    </w:rPr>
  </w:style>
  <w:style w:type="paragraph" w:styleId="TOC4">
    <w:name w:val="toc 4"/>
    <w:basedOn w:val="Normal"/>
    <w:next w:val="Normal"/>
    <w:autoRedefine/>
    <w:qFormat/>
    <w:rsid w:val="00060890"/>
    <w:pPr>
      <w:spacing w:before="40" w:after="0"/>
      <w:ind w:left="720"/>
    </w:pPr>
    <w:rPr>
      <w:rFonts w:ascii="Arial" w:hAnsi="Arial"/>
      <w:sz w:val="20"/>
    </w:rPr>
  </w:style>
  <w:style w:type="paragraph" w:styleId="TOC5">
    <w:name w:val="toc 5"/>
    <w:basedOn w:val="Normal"/>
    <w:next w:val="Normal"/>
    <w:autoRedefine/>
    <w:qFormat/>
    <w:rsid w:val="00060890"/>
    <w:pPr>
      <w:ind w:left="880"/>
    </w:pPr>
  </w:style>
  <w:style w:type="paragraph" w:styleId="TOC6">
    <w:name w:val="toc 6"/>
    <w:basedOn w:val="Normal"/>
    <w:next w:val="Normal"/>
    <w:autoRedefine/>
    <w:qFormat/>
    <w:rsid w:val="00060890"/>
    <w:pPr>
      <w:ind w:left="1100"/>
    </w:pPr>
  </w:style>
  <w:style w:type="paragraph" w:styleId="TOC7">
    <w:name w:val="toc 7"/>
    <w:basedOn w:val="Normal"/>
    <w:next w:val="Normal"/>
    <w:autoRedefine/>
    <w:qFormat/>
    <w:rsid w:val="00060890"/>
    <w:pPr>
      <w:ind w:left="1320"/>
    </w:pPr>
  </w:style>
  <w:style w:type="paragraph" w:styleId="TOC8">
    <w:name w:val="toc 8"/>
    <w:basedOn w:val="Normal"/>
    <w:next w:val="Normal"/>
    <w:autoRedefine/>
    <w:qFormat/>
    <w:rsid w:val="00060890"/>
    <w:pPr>
      <w:ind w:left="1540"/>
    </w:pPr>
  </w:style>
  <w:style w:type="paragraph" w:styleId="TOC9">
    <w:name w:val="toc 9"/>
    <w:basedOn w:val="Normal"/>
    <w:next w:val="Normal"/>
    <w:autoRedefine/>
    <w:uiPriority w:val="39"/>
    <w:qFormat/>
    <w:rsid w:val="00060890"/>
    <w:pPr>
      <w:ind w:left="1760"/>
    </w:pPr>
  </w:style>
  <w:style w:type="paragraph" w:customStyle="1" w:styleId="Indentadio1">
    <w:name w:val="Indentadio 1"/>
    <w:basedOn w:val="Normal"/>
    <w:autoRedefine/>
    <w:rsid w:val="00060890"/>
    <w:pPr>
      <w:widowControl w:val="0"/>
      <w:numPr>
        <w:numId w:val="24"/>
      </w:numPr>
      <w:tabs>
        <w:tab w:val="clear" w:pos="360"/>
        <w:tab w:val="num" w:pos="860"/>
      </w:tabs>
      <w:spacing w:after="60"/>
      <w:ind w:left="860"/>
      <w:jc w:val="both"/>
    </w:pPr>
    <w:rPr>
      <w:rFonts w:ascii="Arial" w:hAnsi="Arial"/>
      <w:bCs/>
      <w:sz w:val="20"/>
      <w:szCs w:val="20"/>
      <w:lang w:eastAsia="en-US"/>
    </w:rPr>
  </w:style>
  <w:style w:type="character" w:styleId="Emphasis">
    <w:name w:val="Emphasis"/>
    <w:basedOn w:val="DefaultParagraphFont"/>
    <w:qFormat/>
    <w:rsid w:val="00060890"/>
    <w:rPr>
      <w:i/>
      <w:iCs/>
    </w:rPr>
  </w:style>
  <w:style w:type="paragraph" w:customStyle="1" w:styleId="NumberedList">
    <w:name w:val="Numbered List"/>
    <w:basedOn w:val="Normal"/>
    <w:rsid w:val="00060890"/>
    <w:pPr>
      <w:numPr>
        <w:numId w:val="26"/>
      </w:numPr>
      <w:spacing w:before="120" w:after="60" w:line="360" w:lineRule="auto"/>
    </w:pPr>
    <w:rPr>
      <w:rFonts w:ascii="Verdana" w:hAnsi="Verdana"/>
      <w:sz w:val="18"/>
      <w:szCs w:val="20"/>
      <w:lang w:val="en-GB" w:eastAsia="en-US"/>
    </w:rPr>
  </w:style>
  <w:style w:type="paragraph" w:customStyle="1" w:styleId="Figure">
    <w:name w:val="Figure #"/>
    <w:next w:val="CapNormal"/>
    <w:rsid w:val="00060890"/>
    <w:pPr>
      <w:keepNext/>
      <w:tabs>
        <w:tab w:val="num" w:pos="720"/>
      </w:tabs>
      <w:spacing w:after="120"/>
      <w:ind w:left="720" w:hanging="360"/>
      <w:jc w:val="center"/>
    </w:pPr>
    <w:rPr>
      <w:rFonts w:ascii="Arial" w:eastAsia="Times New Roman" w:hAnsi="Arial" w:cs="Arial"/>
      <w:b/>
      <w:bCs/>
      <w:color w:val="333333"/>
      <w:lang w:eastAsia="en-CA"/>
    </w:rPr>
  </w:style>
  <w:style w:type="paragraph" w:customStyle="1" w:styleId="CapNormal">
    <w:name w:val="Cap_Normal"/>
    <w:link w:val="CapNormalChar"/>
    <w:rsid w:val="00060890"/>
    <w:pPr>
      <w:spacing w:after="160"/>
    </w:pPr>
    <w:rPr>
      <w:rFonts w:ascii="Times New Roman" w:eastAsia="Times New Roman" w:hAnsi="Times New Roman"/>
      <w:sz w:val="22"/>
      <w:szCs w:val="24"/>
      <w:lang w:eastAsia="en-CA"/>
    </w:rPr>
  </w:style>
  <w:style w:type="paragraph" w:customStyle="1" w:styleId="CapHeader">
    <w:name w:val="Cap_Header"/>
    <w:next w:val="CapNormal"/>
    <w:rsid w:val="00060890"/>
    <w:pPr>
      <w:keepNext/>
      <w:spacing w:before="240" w:after="120"/>
      <w:jc w:val="center"/>
    </w:pPr>
    <w:rPr>
      <w:rFonts w:ascii="Arial Bold" w:eastAsia="Times New Roman" w:hAnsi="Arial Bold"/>
      <w:b/>
      <w:smallCaps/>
      <w:color w:val="003366"/>
      <w:sz w:val="36"/>
      <w:szCs w:val="36"/>
      <w:lang w:eastAsia="en-CA"/>
    </w:rPr>
  </w:style>
  <w:style w:type="paragraph" w:customStyle="1" w:styleId="CapBullet10">
    <w:name w:val="Cap Bullet 1"/>
    <w:rsid w:val="00060890"/>
    <w:pPr>
      <w:numPr>
        <w:numId w:val="4"/>
      </w:numPr>
      <w:spacing w:after="60"/>
    </w:pPr>
    <w:rPr>
      <w:rFonts w:ascii="Times New Roman" w:eastAsia="Times New Roman" w:hAnsi="Times New Roman" w:cs="Arial"/>
      <w:sz w:val="22"/>
      <w:szCs w:val="18"/>
      <w:lang w:eastAsia="en-CA"/>
    </w:rPr>
  </w:style>
  <w:style w:type="paragraph" w:customStyle="1" w:styleId="CapQuestion">
    <w:name w:val="Cap_Question"/>
    <w:basedOn w:val="CapNormal"/>
    <w:rsid w:val="00060890"/>
    <w:rPr>
      <w:rFonts w:ascii="Century Gothic" w:hAnsi="Century Gothic"/>
    </w:rPr>
  </w:style>
  <w:style w:type="paragraph" w:customStyle="1" w:styleId="Note1">
    <w:name w:val="Note 1"/>
    <w:next w:val="CapNormal"/>
    <w:link w:val="Note1Char"/>
    <w:rsid w:val="00060890"/>
    <w:pPr>
      <w:spacing w:after="120"/>
    </w:pPr>
    <w:rPr>
      <w:rFonts w:ascii="Arial" w:hAnsi="Arial"/>
      <w:b/>
      <w:color w:val="FF0000"/>
      <w:sz w:val="22"/>
      <w:szCs w:val="22"/>
      <w:lang w:eastAsia="en-CA"/>
    </w:rPr>
  </w:style>
  <w:style w:type="paragraph" w:customStyle="1" w:styleId="Appendix1">
    <w:name w:val="Appendix 1"/>
    <w:next w:val="CapNormal"/>
    <w:rsid w:val="00060890"/>
    <w:pPr>
      <w:keepNext/>
      <w:spacing w:before="240" w:after="120"/>
      <w:outlineLvl w:val="0"/>
    </w:pPr>
    <w:rPr>
      <w:rFonts w:ascii="Arial Bold" w:eastAsia="Times New Roman" w:hAnsi="Arial Bold" w:cs="Arial"/>
      <w:b/>
      <w:bCs/>
      <w:smallCaps/>
      <w:color w:val="003366"/>
      <w:kern w:val="32"/>
      <w:sz w:val="36"/>
      <w:szCs w:val="36"/>
      <w:lang w:eastAsia="en-CA"/>
    </w:rPr>
  </w:style>
  <w:style w:type="paragraph" w:customStyle="1" w:styleId="SquareBullet2">
    <w:name w:val="Square Bullet 2"/>
    <w:basedOn w:val="Normal"/>
    <w:autoRedefine/>
    <w:rsid w:val="00060890"/>
    <w:pPr>
      <w:numPr>
        <w:numId w:val="25"/>
      </w:numPr>
      <w:spacing w:before="60" w:after="60" w:line="360" w:lineRule="auto"/>
      <w:jc w:val="both"/>
    </w:pPr>
    <w:rPr>
      <w:rFonts w:ascii="Verdana" w:hAnsi="Verdana"/>
      <w:snapToGrid w:val="0"/>
      <w:sz w:val="18"/>
      <w:szCs w:val="18"/>
      <w:lang w:eastAsia="en-US"/>
    </w:rPr>
  </w:style>
  <w:style w:type="paragraph" w:customStyle="1" w:styleId="CapHeading1">
    <w:name w:val="Cap_Heading_1"/>
    <w:next w:val="CapNormal"/>
    <w:link w:val="CapHeading1Char"/>
    <w:autoRedefine/>
    <w:rsid w:val="00060890"/>
    <w:pPr>
      <w:keepNext/>
      <w:numPr>
        <w:numId w:val="10"/>
      </w:numPr>
      <w:spacing w:before="180" w:after="120"/>
      <w:outlineLvl w:val="0"/>
    </w:pPr>
    <w:rPr>
      <w:rFonts w:ascii="Arial Bold" w:hAnsi="Arial Bold" w:cs="Arial"/>
      <w:b/>
      <w:bCs/>
      <w:smallCaps/>
      <w:color w:val="003366"/>
      <w:kern w:val="32"/>
      <w:sz w:val="36"/>
      <w:szCs w:val="36"/>
      <w:lang w:eastAsia="en-CA"/>
    </w:rPr>
  </w:style>
  <w:style w:type="paragraph" w:customStyle="1" w:styleId="Appendix2">
    <w:name w:val="Appendix 2"/>
    <w:next w:val="CapNormal"/>
    <w:rsid w:val="00060890"/>
    <w:pPr>
      <w:keepNext/>
      <w:spacing w:before="180" w:after="120"/>
      <w:outlineLvl w:val="1"/>
    </w:pPr>
    <w:rPr>
      <w:rFonts w:ascii="Arial" w:eastAsia="Times New Roman" w:hAnsi="Arial" w:cs="Arial"/>
      <w:b/>
      <w:bCs/>
      <w:iCs/>
      <w:color w:val="009BCC"/>
      <w:sz w:val="32"/>
      <w:szCs w:val="28"/>
      <w:lang w:eastAsia="en-CA"/>
    </w:rPr>
  </w:style>
  <w:style w:type="paragraph" w:customStyle="1" w:styleId="Note2">
    <w:name w:val="Note 2"/>
    <w:next w:val="CapNormal"/>
    <w:rsid w:val="00060890"/>
    <w:rPr>
      <w:rFonts w:ascii="Arial" w:eastAsia="Times New Roman" w:hAnsi="Arial"/>
      <w:i/>
      <w:color w:val="FF0000"/>
      <w:szCs w:val="22"/>
      <w:lang w:eastAsia="en-CA"/>
    </w:rPr>
  </w:style>
  <w:style w:type="paragraph" w:customStyle="1" w:styleId="Appendix3">
    <w:name w:val="Appendix 3"/>
    <w:next w:val="CapNormal"/>
    <w:rsid w:val="00060890"/>
    <w:pPr>
      <w:keepNext/>
      <w:spacing w:before="180" w:after="120"/>
      <w:outlineLvl w:val="2"/>
    </w:pPr>
    <w:rPr>
      <w:rFonts w:ascii="Arial" w:eastAsia="Times New Roman" w:hAnsi="Arial" w:cs="Arial"/>
      <w:b/>
      <w:bCs/>
      <w:color w:val="003366"/>
      <w:sz w:val="28"/>
      <w:szCs w:val="26"/>
      <w:lang w:eastAsia="en-CA"/>
    </w:rPr>
  </w:style>
  <w:style w:type="paragraph" w:customStyle="1" w:styleId="AuthorName">
    <w:name w:val="Author Name"/>
    <w:next w:val="CapNormal"/>
    <w:rsid w:val="00060890"/>
    <w:rPr>
      <w:rFonts w:ascii="Arial" w:eastAsia="Times New Roman" w:hAnsi="Arial"/>
      <w:color w:val="003366"/>
      <w:szCs w:val="24"/>
      <w:lang w:eastAsia="en-CA"/>
    </w:rPr>
  </w:style>
  <w:style w:type="paragraph" w:customStyle="1" w:styleId="BlockQuotation">
    <w:name w:val="Block Quotation"/>
    <w:next w:val="CapNormal"/>
    <w:rsid w:val="00060890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pacing w:after="240" w:line="220" w:lineRule="atLeast"/>
      <w:ind w:left="720" w:right="720"/>
    </w:pPr>
    <w:rPr>
      <w:rFonts w:ascii="Times New Roman" w:eastAsia="Times New Roman" w:hAnsi="Times New Roman" w:cs="Arial"/>
      <w:bCs/>
      <w:i/>
      <w:spacing w:val="-5"/>
      <w:sz w:val="22"/>
      <w:szCs w:val="18"/>
    </w:rPr>
  </w:style>
  <w:style w:type="paragraph" w:customStyle="1" w:styleId="CapBullet1">
    <w:name w:val="Cap Bullet #1"/>
    <w:rsid w:val="00060890"/>
    <w:pPr>
      <w:numPr>
        <w:numId w:val="1"/>
      </w:numPr>
      <w:spacing w:after="60"/>
    </w:pPr>
    <w:rPr>
      <w:rFonts w:ascii="Times New Roman" w:eastAsia="Times New Roman" w:hAnsi="Times New Roman"/>
      <w:sz w:val="22"/>
      <w:szCs w:val="24"/>
      <w:lang w:eastAsia="en-CA"/>
    </w:rPr>
  </w:style>
  <w:style w:type="paragraph" w:customStyle="1" w:styleId="CapBullet2">
    <w:name w:val="Cap Bullet #2"/>
    <w:rsid w:val="00060890"/>
    <w:pPr>
      <w:numPr>
        <w:ilvl w:val="1"/>
        <w:numId w:val="1"/>
      </w:numPr>
      <w:spacing w:after="60"/>
    </w:pPr>
    <w:rPr>
      <w:rFonts w:ascii="Times New Roman" w:eastAsia="Times New Roman" w:hAnsi="Times New Roman"/>
      <w:sz w:val="22"/>
      <w:szCs w:val="22"/>
      <w:lang w:eastAsia="en-CA"/>
    </w:rPr>
  </w:style>
  <w:style w:type="paragraph" w:customStyle="1" w:styleId="CapBullet3">
    <w:name w:val="Cap Bullet #3"/>
    <w:rsid w:val="00060890"/>
    <w:pPr>
      <w:numPr>
        <w:ilvl w:val="2"/>
        <w:numId w:val="1"/>
      </w:numPr>
      <w:spacing w:after="60"/>
    </w:pPr>
    <w:rPr>
      <w:rFonts w:ascii="Times New Roman" w:eastAsia="Times New Roman" w:hAnsi="Times New Roman"/>
      <w:sz w:val="22"/>
      <w:szCs w:val="22"/>
      <w:lang w:eastAsia="en-CA"/>
    </w:rPr>
  </w:style>
  <w:style w:type="paragraph" w:customStyle="1" w:styleId="CapBullet4">
    <w:name w:val="Cap Bullet #4"/>
    <w:rsid w:val="00060890"/>
    <w:pPr>
      <w:numPr>
        <w:ilvl w:val="3"/>
        <w:numId w:val="1"/>
      </w:numPr>
      <w:spacing w:after="60"/>
    </w:pPr>
    <w:rPr>
      <w:rFonts w:ascii="Times New Roman" w:eastAsia="Times New Roman" w:hAnsi="Times New Roman"/>
      <w:sz w:val="22"/>
      <w:szCs w:val="24"/>
      <w:lang w:eastAsia="en-CA"/>
    </w:rPr>
  </w:style>
  <w:style w:type="paragraph" w:customStyle="1" w:styleId="CapBullet20">
    <w:name w:val="Cap Bullet 2"/>
    <w:rsid w:val="00060890"/>
    <w:pPr>
      <w:numPr>
        <w:numId w:val="2"/>
      </w:numPr>
      <w:spacing w:after="60"/>
    </w:pPr>
    <w:rPr>
      <w:rFonts w:ascii="Times New Roman" w:eastAsia="Times New Roman" w:hAnsi="Times New Roman" w:cs="Arial"/>
      <w:sz w:val="22"/>
      <w:szCs w:val="18"/>
      <w:lang w:eastAsia="en-CA"/>
    </w:rPr>
  </w:style>
  <w:style w:type="paragraph" w:customStyle="1" w:styleId="CapBullet30">
    <w:name w:val="Cap Bullet 3"/>
    <w:rsid w:val="00060890"/>
    <w:pPr>
      <w:numPr>
        <w:numId w:val="3"/>
      </w:numPr>
      <w:spacing w:after="60"/>
    </w:pPr>
    <w:rPr>
      <w:rFonts w:ascii="Times New Roman" w:eastAsia="Times New Roman" w:hAnsi="Times New Roman" w:cs="Arial"/>
      <w:sz w:val="22"/>
      <w:szCs w:val="18"/>
      <w:lang w:eastAsia="en-CA"/>
    </w:rPr>
  </w:style>
  <w:style w:type="paragraph" w:customStyle="1" w:styleId="ClientName">
    <w:name w:val="Client Name"/>
    <w:next w:val="CapNormal"/>
    <w:rsid w:val="00060890"/>
    <w:rPr>
      <w:rFonts w:ascii="Arial" w:eastAsia="Times New Roman" w:hAnsi="Arial"/>
      <w:b/>
      <w:color w:val="003366"/>
      <w:sz w:val="36"/>
      <w:szCs w:val="24"/>
      <w:lang w:eastAsia="en-CA"/>
    </w:rPr>
  </w:style>
  <w:style w:type="paragraph" w:customStyle="1" w:styleId="DBReport">
    <w:name w:val="DB Report"/>
    <w:rsid w:val="00060890"/>
    <w:rPr>
      <w:rFonts w:ascii="Courier" w:eastAsia="Times New Roman" w:hAnsi="Courier"/>
      <w:szCs w:val="22"/>
      <w:lang w:eastAsia="en-CA"/>
    </w:rPr>
  </w:style>
  <w:style w:type="paragraph" w:customStyle="1" w:styleId="disclaimer">
    <w:name w:val="disclaimer"/>
    <w:next w:val="CapNormal"/>
    <w:rsid w:val="00060890"/>
    <w:pPr>
      <w:spacing w:after="120"/>
    </w:pPr>
    <w:rPr>
      <w:rFonts w:ascii="Times New Roman" w:eastAsia="Times New Roman" w:hAnsi="Times New Roman"/>
      <w:i/>
      <w:iCs/>
      <w:color w:val="000000"/>
      <w:szCs w:val="22"/>
    </w:rPr>
  </w:style>
  <w:style w:type="paragraph" w:customStyle="1" w:styleId="DocumentDate">
    <w:name w:val="Document Date"/>
    <w:next w:val="CapNormal"/>
    <w:rsid w:val="00060890"/>
    <w:pPr>
      <w:spacing w:before="240"/>
    </w:pPr>
    <w:rPr>
      <w:rFonts w:ascii="Arial Bold" w:eastAsia="Times New Roman" w:hAnsi="Arial Bold" w:cs="Arial"/>
      <w:b/>
      <w:bCs/>
      <w:sz w:val="28"/>
    </w:rPr>
  </w:style>
  <w:style w:type="paragraph" w:customStyle="1" w:styleId="DocumentTitle">
    <w:name w:val="Document Title"/>
    <w:next w:val="CapNormal"/>
    <w:rsid w:val="00060890"/>
    <w:pPr>
      <w:spacing w:before="400"/>
    </w:pPr>
    <w:rPr>
      <w:rFonts w:ascii="Arial Bold" w:eastAsia="Times New Roman" w:hAnsi="Arial Bold"/>
      <w:b/>
      <w:color w:val="009BCC"/>
      <w:sz w:val="32"/>
    </w:rPr>
  </w:style>
  <w:style w:type="paragraph" w:customStyle="1" w:styleId="DocumentSubtitle">
    <w:name w:val="Document Subtitle"/>
    <w:next w:val="CapNormal"/>
    <w:rsid w:val="00060890"/>
    <w:pPr>
      <w:spacing w:before="120"/>
    </w:pPr>
    <w:rPr>
      <w:rFonts w:ascii="Arial Bold" w:eastAsia="Times New Roman" w:hAnsi="Arial Bold"/>
      <w:b/>
      <w:color w:val="009BCC"/>
      <w:sz w:val="32"/>
    </w:rPr>
  </w:style>
  <w:style w:type="paragraph" w:customStyle="1" w:styleId="CapHeading2">
    <w:name w:val="Cap_Heading_2"/>
    <w:next w:val="CapNormal"/>
    <w:autoRedefine/>
    <w:rsid w:val="00060890"/>
    <w:pPr>
      <w:keepNext/>
      <w:numPr>
        <w:ilvl w:val="1"/>
        <w:numId w:val="10"/>
      </w:numPr>
      <w:spacing w:before="180" w:after="120"/>
      <w:outlineLvl w:val="1"/>
    </w:pPr>
    <w:rPr>
      <w:rFonts w:ascii="Arial" w:eastAsia="Times New Roman" w:hAnsi="Arial" w:cs="Arial"/>
      <w:b/>
      <w:bCs/>
      <w:iCs/>
      <w:color w:val="333399"/>
      <w:sz w:val="32"/>
      <w:szCs w:val="28"/>
      <w:lang w:val="es-ES_tradnl" w:eastAsia="en-CA"/>
    </w:rPr>
  </w:style>
  <w:style w:type="character" w:styleId="FootnoteReference">
    <w:name w:val="footnote reference"/>
    <w:basedOn w:val="DefaultParagraphFont"/>
    <w:uiPriority w:val="99"/>
    <w:semiHidden/>
    <w:rsid w:val="00060890"/>
    <w:rPr>
      <w:vertAlign w:val="superscript"/>
    </w:rPr>
  </w:style>
  <w:style w:type="paragraph" w:styleId="FootnoteText">
    <w:name w:val="footnote text"/>
    <w:link w:val="FootnoteTextChar"/>
    <w:uiPriority w:val="99"/>
    <w:rsid w:val="00060890"/>
    <w:pPr>
      <w:spacing w:after="80"/>
      <w:ind w:left="202" w:hanging="202"/>
    </w:pPr>
    <w:rPr>
      <w:rFonts w:ascii="Arial" w:hAnsi="Arial" w:cs="Arial"/>
      <w:color w:val="333333"/>
      <w:sz w:val="16"/>
      <w:szCs w:val="16"/>
      <w:lang w:eastAsia="en-CA"/>
    </w:rPr>
  </w:style>
  <w:style w:type="character" w:customStyle="1" w:styleId="FootnoteTextChar1">
    <w:name w:val="Footnote Text Char1"/>
    <w:basedOn w:val="DefaultParagraphFont"/>
    <w:uiPriority w:val="99"/>
    <w:semiHidden/>
    <w:rsid w:val="00060890"/>
    <w:rPr>
      <w:rFonts w:ascii="Times New Roman" w:eastAsia="Times New Roman" w:hAnsi="Times New Roman" w:cs="Times New Roman"/>
      <w:sz w:val="20"/>
      <w:szCs w:val="20"/>
      <w:lang w:val="es-ES_tradnl" w:eastAsia="en-CA"/>
    </w:rPr>
  </w:style>
  <w:style w:type="paragraph" w:customStyle="1" w:styleId="HeadersFooter">
    <w:name w:val="Headers Footer"/>
    <w:rsid w:val="00060890"/>
    <w:pPr>
      <w:jc w:val="right"/>
    </w:pPr>
    <w:rPr>
      <w:rFonts w:ascii="Arial" w:eastAsia="Times New Roman" w:hAnsi="Arial"/>
      <w:color w:val="333333"/>
      <w:sz w:val="16"/>
      <w:szCs w:val="24"/>
    </w:rPr>
  </w:style>
  <w:style w:type="paragraph" w:customStyle="1" w:styleId="ResumeBody">
    <w:name w:val="Resume Body"/>
    <w:rsid w:val="00060890"/>
    <w:pPr>
      <w:spacing w:after="160"/>
    </w:pPr>
    <w:rPr>
      <w:rFonts w:ascii="Times New Roman" w:eastAsia="Times New Roman" w:hAnsi="Times New Roman"/>
      <w:sz w:val="22"/>
      <w:szCs w:val="24"/>
      <w:lang w:eastAsia="en-CA"/>
    </w:rPr>
  </w:style>
  <w:style w:type="paragraph" w:customStyle="1" w:styleId="ResumeBullet1">
    <w:name w:val="Resume Bullet 1"/>
    <w:rsid w:val="00060890"/>
    <w:pPr>
      <w:numPr>
        <w:numId w:val="7"/>
      </w:numPr>
      <w:spacing w:after="40"/>
    </w:pPr>
    <w:rPr>
      <w:rFonts w:ascii="Times New Roman" w:eastAsia="Times New Roman" w:hAnsi="Times New Roman" w:cs="Arial"/>
      <w:sz w:val="22"/>
      <w:szCs w:val="18"/>
    </w:rPr>
  </w:style>
  <w:style w:type="paragraph" w:customStyle="1" w:styleId="ResumeBullet2">
    <w:name w:val="Resume Bullet 2"/>
    <w:rsid w:val="00060890"/>
    <w:pPr>
      <w:numPr>
        <w:numId w:val="8"/>
      </w:numPr>
      <w:tabs>
        <w:tab w:val="left" w:pos="1080"/>
      </w:tabs>
      <w:spacing w:after="40"/>
    </w:pPr>
    <w:rPr>
      <w:rFonts w:ascii="Times New Roman" w:eastAsia="Times New Roman" w:hAnsi="Times New Roman" w:cs="Arial"/>
      <w:sz w:val="22"/>
      <w:szCs w:val="24"/>
    </w:rPr>
  </w:style>
  <w:style w:type="paragraph" w:customStyle="1" w:styleId="ResumeHeading1">
    <w:name w:val="Resume Heading 1"/>
    <w:next w:val="ResumeBullet2"/>
    <w:rsid w:val="00060890"/>
    <w:pPr>
      <w:keepNext/>
      <w:pBdr>
        <w:bottom w:val="single" w:sz="4" w:space="1" w:color="003366"/>
      </w:pBdr>
      <w:spacing w:before="240"/>
      <w:outlineLvl w:val="1"/>
    </w:pPr>
    <w:rPr>
      <w:rFonts w:ascii="Arial" w:eastAsia="Times New Roman" w:hAnsi="Arial"/>
      <w:b/>
      <w:color w:val="003366"/>
      <w:sz w:val="28"/>
      <w:szCs w:val="28"/>
      <w:lang w:eastAsia="en-CA"/>
    </w:rPr>
  </w:style>
  <w:style w:type="paragraph" w:customStyle="1" w:styleId="ResumeHeading2">
    <w:name w:val="Resume Heading 2"/>
    <w:next w:val="ResumeBody"/>
    <w:rsid w:val="00060890"/>
    <w:pPr>
      <w:keepNext/>
      <w:spacing w:after="240"/>
    </w:pPr>
    <w:rPr>
      <w:rFonts w:ascii="Arial" w:eastAsia="Times New Roman" w:hAnsi="Arial"/>
      <w:b/>
      <w:i/>
      <w:color w:val="009BCC"/>
      <w:sz w:val="24"/>
      <w:szCs w:val="24"/>
      <w:lang w:eastAsia="en-CA"/>
    </w:rPr>
  </w:style>
  <w:style w:type="paragraph" w:customStyle="1" w:styleId="ResumeHeading3">
    <w:name w:val="Resume Heading 3"/>
    <w:basedOn w:val="ResumeHeading2"/>
    <w:rsid w:val="00060890"/>
    <w:pPr>
      <w:spacing w:before="200" w:after="160"/>
    </w:pPr>
    <w:rPr>
      <w:i w:val="0"/>
      <w:color w:val="003366"/>
    </w:rPr>
  </w:style>
  <w:style w:type="paragraph" w:customStyle="1" w:styleId="ResumeHeading4">
    <w:name w:val="Resume Heading 4"/>
    <w:next w:val="ResumeBody"/>
    <w:rsid w:val="00060890"/>
    <w:pPr>
      <w:keepNext/>
      <w:spacing w:before="160"/>
    </w:pPr>
    <w:rPr>
      <w:rFonts w:ascii="Arial" w:eastAsia="Times New Roman" w:hAnsi="Arial"/>
      <w:i/>
      <w:color w:val="009BCC"/>
      <w:sz w:val="22"/>
      <w:szCs w:val="24"/>
      <w:lang w:eastAsia="en-CA"/>
    </w:rPr>
  </w:style>
  <w:style w:type="paragraph" w:customStyle="1" w:styleId="ResumeHeading5">
    <w:name w:val="Resume Heading 5"/>
    <w:next w:val="ResumeBody"/>
    <w:rsid w:val="00060890"/>
    <w:pPr>
      <w:keepNext/>
      <w:spacing w:before="200" w:after="120"/>
    </w:pPr>
    <w:rPr>
      <w:rFonts w:ascii="Arial" w:eastAsia="Times New Roman" w:hAnsi="Arial"/>
      <w:b/>
      <w:szCs w:val="24"/>
      <w:lang w:eastAsia="en-CA"/>
    </w:rPr>
  </w:style>
  <w:style w:type="paragraph" w:customStyle="1" w:styleId="ResumeProfile">
    <w:name w:val="Resume Profile"/>
    <w:rsid w:val="00060890"/>
    <w:rPr>
      <w:rFonts w:ascii="Times New Roman" w:eastAsia="Times New Roman" w:hAnsi="Times New Roman"/>
      <w:i/>
      <w:szCs w:val="24"/>
      <w:lang w:eastAsia="en-CA"/>
    </w:rPr>
  </w:style>
  <w:style w:type="paragraph" w:customStyle="1" w:styleId="Namescovertitle">
    <w:name w:val="Names/cover title"/>
    <w:rsid w:val="00060890"/>
    <w:pPr>
      <w:spacing w:after="240"/>
    </w:pPr>
    <w:rPr>
      <w:rFonts w:ascii="Arial Bold" w:eastAsia="Times New Roman" w:hAnsi="Arial Bold"/>
      <w:b/>
      <w:smallCaps/>
      <w:color w:val="003366"/>
      <w:sz w:val="32"/>
      <w:szCs w:val="32"/>
    </w:rPr>
  </w:style>
  <w:style w:type="paragraph" w:customStyle="1" w:styleId="NamesCoverTitleReversed">
    <w:name w:val="Names/Cover Title Reversed"/>
    <w:next w:val="Namescovertitle"/>
    <w:rsid w:val="00060890"/>
    <w:rPr>
      <w:rFonts w:ascii="Arial" w:eastAsia="Times New Roman" w:hAnsi="Arial"/>
      <w:b/>
      <w:smallCaps/>
      <w:color w:val="FFFFFF"/>
      <w:sz w:val="28"/>
      <w:szCs w:val="28"/>
    </w:rPr>
  </w:style>
  <w:style w:type="paragraph" w:customStyle="1" w:styleId="TableBody">
    <w:name w:val="Table Body"/>
    <w:rsid w:val="00060890"/>
    <w:pPr>
      <w:spacing w:after="40"/>
    </w:pPr>
    <w:rPr>
      <w:rFonts w:ascii="Arial" w:eastAsia="Times New Roman" w:hAnsi="Arial" w:cs="Arial"/>
      <w:b/>
      <w:color w:val="003366"/>
      <w:sz w:val="18"/>
      <w:szCs w:val="16"/>
    </w:rPr>
  </w:style>
  <w:style w:type="paragraph" w:customStyle="1" w:styleId="TableBullet1">
    <w:name w:val="Table Bullet 1"/>
    <w:rsid w:val="00060890"/>
    <w:pPr>
      <w:numPr>
        <w:numId w:val="5"/>
      </w:numPr>
      <w:spacing w:after="60"/>
    </w:pPr>
    <w:rPr>
      <w:rFonts w:ascii="Arial" w:eastAsia="Times New Roman" w:hAnsi="Arial"/>
      <w:b/>
      <w:color w:val="003366"/>
      <w:sz w:val="18"/>
      <w:szCs w:val="16"/>
      <w:lang w:eastAsia="en-CA"/>
    </w:rPr>
  </w:style>
  <w:style w:type="paragraph" w:customStyle="1" w:styleId="TableBullet2">
    <w:name w:val="Table Bullet 2"/>
    <w:rsid w:val="00060890"/>
    <w:pPr>
      <w:numPr>
        <w:numId w:val="6"/>
      </w:numPr>
    </w:pPr>
    <w:rPr>
      <w:rFonts w:ascii="Arial" w:eastAsia="Times New Roman" w:hAnsi="Arial"/>
      <w:b/>
      <w:color w:val="003366"/>
      <w:sz w:val="18"/>
      <w:szCs w:val="16"/>
      <w:lang w:eastAsia="en-CA"/>
    </w:rPr>
  </w:style>
  <w:style w:type="paragraph" w:customStyle="1" w:styleId="TableHeading1White">
    <w:name w:val="Table Heading 1 White"/>
    <w:rsid w:val="00060890"/>
    <w:pPr>
      <w:keepNext/>
      <w:keepLines/>
      <w:overflowPunct w:val="0"/>
      <w:autoSpaceDE w:val="0"/>
      <w:autoSpaceDN w:val="0"/>
      <w:adjustRightInd w:val="0"/>
      <w:spacing w:after="60"/>
      <w:jc w:val="center"/>
      <w:textAlignment w:val="baseline"/>
    </w:pPr>
    <w:rPr>
      <w:rFonts w:ascii="Arial" w:eastAsia="Times New Roman" w:hAnsi="Arial" w:cs="Arial"/>
      <w:b/>
      <w:color w:val="FFFFFF"/>
      <w:spacing w:val="10"/>
      <w:sz w:val="18"/>
      <w:szCs w:val="24"/>
    </w:rPr>
  </w:style>
  <w:style w:type="paragraph" w:customStyle="1" w:styleId="TableHeading2White">
    <w:name w:val="Table Heading 2 White"/>
    <w:rsid w:val="00060890"/>
    <w:pPr>
      <w:spacing w:after="60"/>
    </w:pPr>
    <w:rPr>
      <w:rFonts w:ascii="Arial" w:eastAsia="Arial Unicode MS" w:hAnsi="Arial" w:cs="Arial"/>
      <w:b/>
      <w:color w:val="FFFFFF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060890"/>
    <w:rPr>
      <w:rFonts w:ascii="Arial" w:hAnsi="Arial"/>
      <w:color w:val="003366"/>
    </w:rPr>
  </w:style>
  <w:style w:type="paragraph" w:customStyle="1" w:styleId="TCOutlineL1">
    <w:name w:val="TC Outline_L1"/>
    <w:next w:val="CapNormal"/>
    <w:rsid w:val="00060890"/>
    <w:pPr>
      <w:spacing w:after="240"/>
    </w:pPr>
    <w:rPr>
      <w:rFonts w:ascii="Times New Roman" w:eastAsia="Times New Roman" w:hAnsi="Times New Roman"/>
      <w:bCs/>
      <w:spacing w:val="-5"/>
      <w:sz w:val="22"/>
    </w:rPr>
  </w:style>
  <w:style w:type="paragraph" w:customStyle="1" w:styleId="TCOutlineL2">
    <w:name w:val="TC Outline_L2"/>
    <w:next w:val="CapNormal"/>
    <w:rsid w:val="00060890"/>
    <w:pPr>
      <w:tabs>
        <w:tab w:val="num" w:pos="720"/>
      </w:tabs>
      <w:autoSpaceDE w:val="0"/>
      <w:autoSpaceDN w:val="0"/>
      <w:adjustRightInd w:val="0"/>
      <w:spacing w:before="60" w:after="60" w:line="250" w:lineRule="exact"/>
    </w:pPr>
    <w:rPr>
      <w:rFonts w:ascii="Times New Roman" w:eastAsia="Times New Roman" w:hAnsi="Times New Roman" w:cs="Arial"/>
      <w:bCs/>
      <w:sz w:val="22"/>
      <w:szCs w:val="22"/>
    </w:rPr>
  </w:style>
  <w:style w:type="paragraph" w:customStyle="1" w:styleId="TCOutlineL3">
    <w:name w:val="TC Outline_L3"/>
    <w:next w:val="CapNormal"/>
    <w:rsid w:val="00060890"/>
    <w:pPr>
      <w:tabs>
        <w:tab w:val="num" w:pos="360"/>
      </w:tabs>
      <w:autoSpaceDE w:val="0"/>
      <w:autoSpaceDN w:val="0"/>
      <w:adjustRightInd w:val="0"/>
      <w:spacing w:before="60" w:after="60" w:line="250" w:lineRule="exact"/>
      <w:ind w:left="360" w:hanging="360"/>
    </w:pPr>
    <w:rPr>
      <w:rFonts w:ascii="Times New Roman" w:eastAsia="Times New Roman" w:hAnsi="Times New Roman" w:cs="Arial"/>
      <w:bCs/>
      <w:sz w:val="22"/>
      <w:szCs w:val="22"/>
    </w:rPr>
  </w:style>
  <w:style w:type="paragraph" w:customStyle="1" w:styleId="TCTitle">
    <w:name w:val="TC Title"/>
    <w:next w:val="CapNormal"/>
    <w:rsid w:val="00060890"/>
    <w:pPr>
      <w:spacing w:before="120" w:after="120"/>
      <w:jc w:val="center"/>
    </w:pPr>
    <w:rPr>
      <w:rFonts w:ascii="Times New Roman Bold" w:eastAsia="Times New Roman" w:hAnsi="Times New Roman Bold"/>
      <w:b/>
      <w:sz w:val="24"/>
      <w:szCs w:val="24"/>
      <w:lang w:eastAsia="en-CA"/>
    </w:rPr>
  </w:style>
  <w:style w:type="paragraph" w:customStyle="1" w:styleId="WebReference">
    <w:name w:val="Web Reference"/>
    <w:next w:val="CapNormal"/>
    <w:rsid w:val="00060890"/>
    <w:pPr>
      <w:keepLines/>
      <w:pBdr>
        <w:top w:val="single" w:sz="4" w:space="1" w:color="FF0000"/>
        <w:left w:val="single" w:sz="4" w:space="4" w:color="FF0000"/>
        <w:bottom w:val="single" w:sz="4" w:space="1" w:color="FF0000"/>
        <w:right w:val="single" w:sz="4" w:space="4" w:color="FF0000"/>
      </w:pBdr>
      <w:shd w:val="clear" w:color="auto" w:fill="E0E0E0"/>
      <w:spacing w:after="120" w:line="190" w:lineRule="atLeast"/>
    </w:pPr>
    <w:rPr>
      <w:rFonts w:ascii="Arial Narrow" w:eastAsia="Times New Roman" w:hAnsi="Arial Narrow" w:cs="Arial"/>
      <w:caps/>
      <w:smallCaps/>
      <w:color w:val="FF0000"/>
      <w:spacing w:val="-5"/>
      <w:szCs w:val="12"/>
    </w:rPr>
  </w:style>
  <w:style w:type="character" w:styleId="FollowedHyperlink">
    <w:name w:val="FollowedHyperlink"/>
    <w:basedOn w:val="DefaultParagraphFont"/>
    <w:uiPriority w:val="99"/>
    <w:rsid w:val="00060890"/>
    <w:rPr>
      <w:color w:val="606420"/>
      <w:u w:val="single"/>
    </w:rPr>
  </w:style>
  <w:style w:type="paragraph" w:customStyle="1" w:styleId="CapHeading3">
    <w:name w:val="Cap_Heading_3"/>
    <w:next w:val="CapNormal"/>
    <w:autoRedefine/>
    <w:rsid w:val="00060890"/>
    <w:pPr>
      <w:keepNext/>
      <w:spacing w:before="180" w:after="120"/>
      <w:outlineLvl w:val="2"/>
    </w:pPr>
    <w:rPr>
      <w:rFonts w:ascii="Arial" w:eastAsia="Times New Roman" w:hAnsi="Arial" w:cs="Arial"/>
      <w:b/>
      <w:bCs/>
      <w:color w:val="003366"/>
      <w:sz w:val="24"/>
      <w:szCs w:val="24"/>
      <w:lang w:val="es-ES_tradnl" w:eastAsia="en-CA"/>
    </w:rPr>
  </w:style>
  <w:style w:type="paragraph" w:customStyle="1" w:styleId="CapHeading4">
    <w:name w:val="Cap_Heading_4"/>
    <w:next w:val="CapNormal"/>
    <w:autoRedefine/>
    <w:rsid w:val="002A3409"/>
    <w:pPr>
      <w:keepNext/>
      <w:numPr>
        <w:ilvl w:val="2"/>
        <w:numId w:val="10"/>
      </w:numPr>
      <w:tabs>
        <w:tab w:val="left" w:pos="880"/>
      </w:tabs>
      <w:spacing w:before="180" w:after="120"/>
    </w:pPr>
    <w:rPr>
      <w:rFonts w:ascii="Arial Bold" w:eastAsia="Times New Roman" w:hAnsi="Arial Bold"/>
      <w:b/>
      <w:bCs/>
      <w:color w:val="009BCC"/>
      <w:sz w:val="24"/>
      <w:szCs w:val="22"/>
      <w:lang w:eastAsia="en-CA"/>
    </w:rPr>
  </w:style>
  <w:style w:type="paragraph" w:customStyle="1" w:styleId="CapHeading5">
    <w:name w:val="Cap_Heading_5"/>
    <w:next w:val="CapNormal"/>
    <w:rsid w:val="00060890"/>
    <w:pPr>
      <w:keepNext/>
      <w:numPr>
        <w:ilvl w:val="4"/>
        <w:numId w:val="19"/>
      </w:numPr>
      <w:spacing w:before="180" w:after="120"/>
    </w:pPr>
    <w:rPr>
      <w:rFonts w:ascii="Arial" w:eastAsia="Times New Roman" w:hAnsi="Arial"/>
      <w:b/>
      <w:bCs/>
      <w:i/>
      <w:iCs/>
      <w:color w:val="003366"/>
      <w:sz w:val="22"/>
      <w:szCs w:val="26"/>
      <w:lang w:val="es-ES" w:eastAsia="en-CA"/>
    </w:rPr>
  </w:style>
  <w:style w:type="paragraph" w:customStyle="1" w:styleId="CapHeading6">
    <w:name w:val="Cap_Heading_6"/>
    <w:next w:val="CapNormal"/>
    <w:rsid w:val="00060890"/>
    <w:pPr>
      <w:keepNext/>
      <w:spacing w:before="180" w:after="120"/>
    </w:pPr>
    <w:rPr>
      <w:rFonts w:ascii="Arial" w:eastAsia="Times New Roman" w:hAnsi="Arial"/>
      <w:b/>
      <w:bCs/>
      <w:i/>
      <w:color w:val="009BCC"/>
      <w:sz w:val="22"/>
      <w:szCs w:val="22"/>
      <w:lang w:eastAsia="en-CA"/>
    </w:rPr>
  </w:style>
  <w:style w:type="paragraph" w:customStyle="1" w:styleId="CapHeading7">
    <w:name w:val="Cap_Heading_7"/>
    <w:next w:val="CapNormal"/>
    <w:rsid w:val="00060890"/>
    <w:pPr>
      <w:keepNext/>
      <w:spacing w:before="180" w:after="120"/>
    </w:pPr>
    <w:rPr>
      <w:rFonts w:ascii="Arial" w:eastAsia="Times New Roman" w:hAnsi="Arial"/>
      <w:b/>
      <w:sz w:val="22"/>
      <w:szCs w:val="24"/>
      <w:lang w:eastAsia="en-CA"/>
    </w:rPr>
  </w:style>
  <w:style w:type="paragraph" w:customStyle="1" w:styleId="CapHeading8">
    <w:name w:val="Cap_Heading_8"/>
    <w:next w:val="CapNormal"/>
    <w:rsid w:val="00060890"/>
    <w:pPr>
      <w:keepNext/>
      <w:spacing w:before="180" w:after="120"/>
    </w:pPr>
    <w:rPr>
      <w:rFonts w:ascii="Times New Roman" w:eastAsia="Times New Roman" w:hAnsi="Times New Roman"/>
      <w:b/>
      <w:i/>
      <w:iCs/>
      <w:sz w:val="22"/>
      <w:szCs w:val="24"/>
      <w:u w:val="single"/>
      <w:lang w:eastAsia="en-CA"/>
    </w:rPr>
  </w:style>
  <w:style w:type="paragraph" w:customStyle="1" w:styleId="CapHeading9">
    <w:name w:val="Cap_Heading_9"/>
    <w:next w:val="CapNormal"/>
    <w:rsid w:val="00060890"/>
    <w:pPr>
      <w:keepNext/>
      <w:spacing w:before="180" w:after="120"/>
    </w:pPr>
    <w:rPr>
      <w:rFonts w:ascii="Times New Roman" w:eastAsia="Times New Roman" w:hAnsi="Times New Roman" w:cs="Arial"/>
      <w:i/>
      <w:sz w:val="22"/>
      <w:szCs w:val="22"/>
      <w:u w:val="single"/>
      <w:lang w:eastAsia="en-CA"/>
    </w:rPr>
  </w:style>
  <w:style w:type="numbering" w:styleId="1ai">
    <w:name w:val="Outline List 1"/>
    <w:basedOn w:val="NoList"/>
    <w:rsid w:val="00060890"/>
    <w:pPr>
      <w:numPr>
        <w:numId w:val="1"/>
      </w:numPr>
    </w:pPr>
  </w:style>
  <w:style w:type="paragraph" w:customStyle="1" w:styleId="ProposalSubtitle">
    <w:name w:val="Proposal Subtitle"/>
    <w:basedOn w:val="Normal"/>
    <w:next w:val="FrontPageDate"/>
    <w:autoRedefine/>
    <w:rsid w:val="00060890"/>
    <w:pPr>
      <w:tabs>
        <w:tab w:val="right" w:pos="3780"/>
      </w:tabs>
      <w:spacing w:before="240" w:after="0" w:line="200" w:lineRule="atLeast"/>
      <w:ind w:left="1701"/>
    </w:pPr>
    <w:rPr>
      <w:rFonts w:ascii="Arial" w:hAnsi="Arial" w:cs="Arial"/>
      <w:color w:val="808080"/>
      <w:sz w:val="32"/>
      <w:szCs w:val="20"/>
      <w:lang w:val="es-ES" w:eastAsia="en-US"/>
    </w:rPr>
  </w:style>
  <w:style w:type="paragraph" w:customStyle="1" w:styleId="CoverDate">
    <w:name w:val="Cover Date"/>
    <w:rsid w:val="00060890"/>
    <w:rPr>
      <w:rFonts w:ascii="Arial Bold" w:eastAsia="Times New Roman" w:hAnsi="Arial Bold"/>
      <w:b/>
      <w:bCs/>
      <w:smallCaps/>
      <w:color w:val="999999"/>
      <w:sz w:val="24"/>
      <w:szCs w:val="32"/>
    </w:rPr>
  </w:style>
  <w:style w:type="paragraph" w:customStyle="1" w:styleId="SubTitle">
    <w:name w:val="Sub Title"/>
    <w:autoRedefine/>
    <w:rsid w:val="00654E09"/>
    <w:pPr>
      <w:spacing w:after="160"/>
    </w:pPr>
    <w:rPr>
      <w:rFonts w:ascii="Arial Bold" w:eastAsia="Times New Roman" w:hAnsi="Arial Bold"/>
      <w:b/>
      <w:bCs/>
      <w:smallCaps/>
      <w:noProof/>
      <w:color w:val="FFFFFF"/>
      <w:sz w:val="24"/>
      <w:szCs w:val="24"/>
      <w:lang w:val="es-ES" w:eastAsia="es-ES"/>
    </w:rPr>
  </w:style>
  <w:style w:type="paragraph" w:customStyle="1" w:styleId="FrontPageDate">
    <w:name w:val="Front Page Date"/>
    <w:basedOn w:val="ProposalSubtitle"/>
    <w:rsid w:val="00060890"/>
    <w:pPr>
      <w:spacing w:before="360"/>
    </w:pPr>
  </w:style>
  <w:style w:type="table" w:customStyle="1" w:styleId="Sombreadoclaro-nfasis11">
    <w:name w:val="Sombreado claro - Énfasis 11"/>
    <w:basedOn w:val="TableNormal"/>
    <w:uiPriority w:val="60"/>
    <w:rsid w:val="00060890"/>
    <w:rPr>
      <w:rFonts w:ascii="Times New Roman" w:eastAsia="Times New Roman" w:hAnsi="Times New Roman"/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Contemporary">
    <w:name w:val="Table Contemporary"/>
    <w:basedOn w:val="TableNormal"/>
    <w:rsid w:val="00060890"/>
    <w:pPr>
      <w:spacing w:after="160"/>
    </w:pPr>
    <w:rPr>
      <w:rFonts w:ascii="Times New Roman" w:eastAsia="Times New Roman" w:hAnsi="Times New Roma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customStyle="1" w:styleId="Titulo4">
    <w:name w:val="Titulo4"/>
    <w:basedOn w:val="Normal"/>
    <w:link w:val="Titulo4Car"/>
    <w:rsid w:val="00060890"/>
    <w:pPr>
      <w:spacing w:before="80" w:after="120" w:line="240" w:lineRule="exact"/>
      <w:jc w:val="both"/>
    </w:pPr>
    <w:rPr>
      <w:rFonts w:ascii="Verdana" w:hAnsi="Verdana"/>
      <w:i/>
      <w:sz w:val="24"/>
      <w:lang w:eastAsia="en-US"/>
    </w:rPr>
  </w:style>
  <w:style w:type="character" w:customStyle="1" w:styleId="Titulo4Car">
    <w:name w:val="Titulo4 Car"/>
    <w:basedOn w:val="DefaultParagraphFont"/>
    <w:link w:val="Titulo4"/>
    <w:rsid w:val="00060890"/>
    <w:rPr>
      <w:rFonts w:ascii="Verdana" w:eastAsia="Times New Roman" w:hAnsi="Verdana" w:cs="Times New Roman"/>
      <w:i/>
      <w:sz w:val="24"/>
      <w:szCs w:val="24"/>
      <w:lang w:val="es-ES_tradnl"/>
    </w:rPr>
  </w:style>
  <w:style w:type="paragraph" w:customStyle="1" w:styleId="TtulodeTDC1">
    <w:name w:val="Título de TDC1"/>
    <w:basedOn w:val="Heading1"/>
    <w:next w:val="Normal"/>
    <w:uiPriority w:val="39"/>
    <w:qFormat/>
    <w:rsid w:val="00060890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smallCaps w:val="0"/>
      <w:color w:val="365F91"/>
      <w:kern w:val="0"/>
      <w:sz w:val="28"/>
      <w:szCs w:val="28"/>
      <w:lang w:val="es-ES" w:eastAsia="en-US"/>
    </w:rPr>
  </w:style>
  <w:style w:type="paragraph" w:customStyle="1" w:styleId="CarCarCar">
    <w:name w:val="Car Car Car"/>
    <w:basedOn w:val="Normal"/>
    <w:autoRedefine/>
    <w:semiHidden/>
    <w:rsid w:val="00060890"/>
    <w:pPr>
      <w:spacing w:line="240" w:lineRule="exact"/>
      <w:jc w:val="both"/>
    </w:pPr>
    <w:rPr>
      <w:rFonts w:ascii="Arial" w:hAnsi="Arial"/>
      <w:sz w:val="24"/>
      <w:lang w:val="en-GB" w:eastAsia="en-US"/>
    </w:rPr>
  </w:style>
  <w:style w:type="table" w:customStyle="1" w:styleId="TableColorful21">
    <w:name w:val="Table Colorful 21"/>
    <w:basedOn w:val="TableNormal"/>
    <w:rsid w:val="00060890"/>
    <w:pPr>
      <w:spacing w:after="160"/>
    </w:pPr>
    <w:rPr>
      <w:rFonts w:ascii="Times New Roman" w:eastAsia="Times New Roman" w:hAnsi="Times New Roma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Normal1">
    <w:name w:val="Table Normal1"/>
    <w:semiHidden/>
    <w:rsid w:val="00060890"/>
    <w:rPr>
      <w:rFonts w:ascii="Times New Roman" w:eastAsia="Times New Roman" w:hAnsi="Times New Roman"/>
      <w:lang w:val="es-ES" w:eastAsia="es-E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Char">
    <w:name w:val="21 Char"/>
    <w:aliases w:val="h2 Char,A.B.C. Char,heading 2 Char,2 Char,A Char,A Head Char,Header 2 Char,l2 Char,Heading2 Char,H2-Heading 2 Char,Header2 Char,22 Char,heading2 Char,list2 Char,H2 Char,list 2 Char,23 Char,24 Char,25 Char,211 Char,221 Char,231 Char,241 Char"/>
    <w:basedOn w:val="DefaultParagraphFont"/>
    <w:locked/>
    <w:rsid w:val="00060890"/>
    <w:rPr>
      <w:rFonts w:ascii="Arial" w:hAnsi="Arial" w:cs="Arial"/>
      <w:b/>
      <w:bCs/>
      <w:iCs/>
      <w:color w:val="0099CC"/>
      <w:sz w:val="32"/>
      <w:szCs w:val="28"/>
      <w:lang w:val="en-US" w:eastAsia="en-CA"/>
    </w:rPr>
  </w:style>
  <w:style w:type="character" w:customStyle="1" w:styleId="AtlasBullet2CharChar">
    <w:name w:val="AtlasBullet 2 Char Char"/>
    <w:basedOn w:val="DefaultParagraphFont"/>
    <w:link w:val="AtlasBullet20"/>
    <w:rsid w:val="00060890"/>
    <w:rPr>
      <w:rFonts w:ascii="Verdana" w:hAnsi="Verdana"/>
      <w:sz w:val="18"/>
      <w:szCs w:val="18"/>
      <w:lang w:val="es-ES_tradnl"/>
    </w:rPr>
  </w:style>
  <w:style w:type="paragraph" w:customStyle="1" w:styleId="AtlasBullet20">
    <w:name w:val="AtlasBullet 2"/>
    <w:basedOn w:val="Normal"/>
    <w:link w:val="AtlasBullet2CharChar"/>
    <w:rsid w:val="00060890"/>
    <w:pPr>
      <w:keepLines/>
      <w:tabs>
        <w:tab w:val="num" w:pos="1304"/>
      </w:tabs>
      <w:spacing w:before="120" w:after="120" w:line="280" w:lineRule="atLeast"/>
      <w:ind w:left="1304" w:hanging="453"/>
      <w:jc w:val="both"/>
    </w:pPr>
    <w:rPr>
      <w:rFonts w:ascii="Verdana" w:eastAsia="Calibri" w:hAnsi="Verdana"/>
      <w:sz w:val="18"/>
      <w:szCs w:val="18"/>
      <w:lang w:eastAsia="en-US"/>
    </w:rPr>
  </w:style>
  <w:style w:type="paragraph" w:customStyle="1" w:styleId="Note">
    <w:name w:val="Note"/>
    <w:next w:val="Normal"/>
    <w:rsid w:val="00060890"/>
    <w:pPr>
      <w:numPr>
        <w:numId w:val="27"/>
      </w:numPr>
    </w:pPr>
    <w:rPr>
      <w:rFonts w:ascii="Book Antiqua" w:eastAsia="Times New Roman" w:hAnsi="Book Antiqua"/>
      <w:lang w:val="en-GB"/>
    </w:rPr>
  </w:style>
  <w:style w:type="paragraph" w:customStyle="1" w:styleId="AtlasBullet2">
    <w:name w:val="AtlasBullet2"/>
    <w:basedOn w:val="Normal"/>
    <w:link w:val="AtlasBullet2Char"/>
    <w:rsid w:val="00060890"/>
    <w:pPr>
      <w:numPr>
        <w:numId w:val="28"/>
      </w:numPr>
      <w:spacing w:before="120" w:after="120"/>
    </w:pPr>
    <w:rPr>
      <w:rFonts w:ascii="Arial" w:hAnsi="Arial"/>
      <w:bCs/>
      <w:sz w:val="18"/>
      <w:szCs w:val="18"/>
      <w:lang w:val="es-ES" w:eastAsia="en-US"/>
    </w:rPr>
  </w:style>
  <w:style w:type="character" w:customStyle="1" w:styleId="AtlasBullet2Char">
    <w:name w:val="AtlasBullet2 Char"/>
    <w:basedOn w:val="AtlasnormalChar"/>
    <w:link w:val="AtlasBullet2"/>
    <w:rsid w:val="00060890"/>
    <w:rPr>
      <w:rFonts w:ascii="Arial" w:eastAsia="Times New Roman" w:hAnsi="Arial" w:cs="Times New Roman"/>
      <w:bCs/>
      <w:spacing w:val="-5"/>
      <w:sz w:val="18"/>
      <w:szCs w:val="18"/>
      <w:lang w:val="es-ES"/>
    </w:rPr>
  </w:style>
  <w:style w:type="paragraph" w:styleId="Index1">
    <w:name w:val="index 1"/>
    <w:basedOn w:val="Normal"/>
    <w:next w:val="Normal"/>
    <w:uiPriority w:val="99"/>
    <w:rsid w:val="00060890"/>
    <w:pPr>
      <w:spacing w:after="0"/>
      <w:jc w:val="both"/>
    </w:pPr>
    <w:rPr>
      <w:sz w:val="24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060890"/>
    <w:rPr>
      <w:rFonts w:ascii="Tahoma" w:eastAsia="Calibri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uiPriority w:val="99"/>
    <w:semiHidden/>
    <w:rsid w:val="00060890"/>
    <w:rPr>
      <w:rFonts w:ascii="Tahoma" w:eastAsia="Times New Roman" w:hAnsi="Tahoma" w:cs="Tahoma"/>
      <w:sz w:val="16"/>
      <w:szCs w:val="16"/>
      <w:lang w:val="es-ES_tradnl" w:eastAsia="en-CA"/>
    </w:rPr>
  </w:style>
  <w:style w:type="paragraph" w:customStyle="1" w:styleId="Prrafo">
    <w:name w:val="Párrafo"/>
    <w:basedOn w:val="Normal"/>
    <w:rsid w:val="00060890"/>
    <w:pPr>
      <w:tabs>
        <w:tab w:val="left" w:pos="-720"/>
        <w:tab w:val="left" w:pos="0"/>
        <w:tab w:val="left" w:pos="720"/>
        <w:tab w:val="left" w:pos="1440"/>
        <w:tab w:val="left" w:pos="2160"/>
      </w:tabs>
      <w:suppressAutoHyphens/>
      <w:spacing w:after="120" w:line="360" w:lineRule="auto"/>
      <w:ind w:left="720"/>
      <w:jc w:val="both"/>
    </w:pPr>
    <w:rPr>
      <w:rFonts w:ascii="Arial" w:hAnsi="Arial"/>
      <w:szCs w:val="20"/>
      <w:lang w:eastAsia="es-ES"/>
    </w:rPr>
  </w:style>
  <w:style w:type="paragraph" w:customStyle="1" w:styleId="PrrafoNormal">
    <w:name w:val="Párrafo Normal"/>
    <w:basedOn w:val="Normal"/>
    <w:rsid w:val="00060890"/>
    <w:pPr>
      <w:widowControl w:val="0"/>
      <w:adjustRightInd w:val="0"/>
      <w:spacing w:before="120" w:after="240" w:line="360" w:lineRule="atLeast"/>
      <w:ind w:left="425" w:firstLine="425"/>
      <w:jc w:val="both"/>
      <w:textAlignment w:val="baseline"/>
    </w:pPr>
    <w:rPr>
      <w:rFonts w:ascii="MyriaMM_830 BL 600 NO" w:hAnsi="MyriaMM_830 BL 600 NO"/>
      <w:sz w:val="20"/>
      <w:szCs w:val="20"/>
      <w:lang w:eastAsia="es-ES" w:bidi="he-IL"/>
    </w:rPr>
  </w:style>
  <w:style w:type="paragraph" w:customStyle="1" w:styleId="Bullet3">
    <w:name w:val="Bullet 3"/>
    <w:basedOn w:val="Bullet1"/>
    <w:rsid w:val="00060890"/>
    <w:pPr>
      <w:numPr>
        <w:numId w:val="0"/>
      </w:numPr>
      <w:ind w:left="1440" w:hanging="360"/>
    </w:pPr>
    <w:rPr>
      <w:bCs/>
    </w:rPr>
  </w:style>
  <w:style w:type="paragraph" w:styleId="NormalIndent">
    <w:name w:val="Normal Indent"/>
    <w:basedOn w:val="Normal"/>
    <w:rsid w:val="00060890"/>
    <w:pPr>
      <w:spacing w:after="120"/>
      <w:ind w:left="720"/>
      <w:jc w:val="both"/>
    </w:pPr>
    <w:rPr>
      <w:rFonts w:ascii="Arial" w:hAnsi="Arial"/>
      <w:sz w:val="20"/>
      <w:szCs w:val="20"/>
      <w:lang w:val="es-ES" w:eastAsia="es-ES"/>
    </w:rPr>
  </w:style>
  <w:style w:type="paragraph" w:customStyle="1" w:styleId="spip">
    <w:name w:val="spip"/>
    <w:basedOn w:val="Normal"/>
    <w:rsid w:val="00060890"/>
    <w:pPr>
      <w:spacing w:before="100" w:beforeAutospacing="1" w:after="100" w:afterAutospacing="1"/>
    </w:pPr>
    <w:rPr>
      <w:sz w:val="24"/>
      <w:lang w:val="es-ES" w:eastAsia="es-ES"/>
    </w:rPr>
  </w:style>
  <w:style w:type="paragraph" w:customStyle="1" w:styleId="lead">
    <w:name w:val="lead"/>
    <w:basedOn w:val="Normal"/>
    <w:rsid w:val="00060890"/>
    <w:pPr>
      <w:spacing w:before="100" w:beforeAutospacing="1" w:after="100" w:afterAutospacing="1"/>
    </w:pPr>
    <w:rPr>
      <w:sz w:val="24"/>
      <w:lang w:val="es-ES" w:eastAsia="es-ES"/>
    </w:rPr>
  </w:style>
  <w:style w:type="paragraph" w:customStyle="1" w:styleId="xl22">
    <w:name w:val="xl22"/>
    <w:basedOn w:val="Normal"/>
    <w:rsid w:val="00060890"/>
    <w:pPr>
      <w:shd w:val="clear" w:color="auto" w:fill="FF9900"/>
      <w:spacing w:before="100" w:beforeAutospacing="1" w:after="100" w:afterAutospacing="1"/>
      <w:textAlignment w:val="top"/>
    </w:pPr>
    <w:rPr>
      <w:rFonts w:ascii="Arial Narrow" w:hAnsi="Arial Narrow"/>
      <w:b/>
      <w:bCs/>
      <w:color w:val="FFFFFF"/>
      <w:sz w:val="24"/>
      <w:lang w:val="es-ES" w:eastAsia="es-ES"/>
    </w:rPr>
  </w:style>
  <w:style w:type="paragraph" w:customStyle="1" w:styleId="xl23">
    <w:name w:val="xl23"/>
    <w:basedOn w:val="Normal"/>
    <w:rsid w:val="00060890"/>
    <w:pPr>
      <w:pBdr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4">
    <w:name w:val="xl24"/>
    <w:basedOn w:val="Normal"/>
    <w:rsid w:val="00060890"/>
    <w:pPr>
      <w:pBdr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5">
    <w:name w:val="xl25"/>
    <w:basedOn w:val="Normal"/>
    <w:rsid w:val="00060890"/>
    <w:pPr>
      <w:pBdr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6">
    <w:name w:val="xl26"/>
    <w:basedOn w:val="Normal"/>
    <w:rsid w:val="00060890"/>
    <w:pP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7">
    <w:name w:val="xl27"/>
    <w:basedOn w:val="Normal"/>
    <w:rsid w:val="00060890"/>
    <w:pPr>
      <w:pBdr>
        <w:top w:val="dotDash" w:sz="4" w:space="0" w:color="C0C0C0"/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8">
    <w:name w:val="xl28"/>
    <w:basedOn w:val="Normal"/>
    <w:rsid w:val="00060890"/>
    <w:pPr>
      <w:pBdr>
        <w:top w:val="dotDash" w:sz="4" w:space="0" w:color="C0C0C0"/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xl29">
    <w:name w:val="xl29"/>
    <w:basedOn w:val="Normal"/>
    <w:rsid w:val="00060890"/>
    <w:pPr>
      <w:pBdr>
        <w:top w:val="dotDash" w:sz="4" w:space="0" w:color="C0C0C0"/>
        <w:bottom w:val="dotDash" w:sz="4" w:space="0" w:color="C0C0C0"/>
      </w:pBdr>
      <w:spacing w:before="100" w:beforeAutospacing="1" w:after="100" w:afterAutospacing="1"/>
      <w:textAlignment w:val="top"/>
    </w:pPr>
    <w:rPr>
      <w:rFonts w:ascii="Arial Narrow" w:hAnsi="Arial Narrow"/>
      <w:sz w:val="24"/>
      <w:lang w:val="es-ES" w:eastAsia="es-ES"/>
    </w:rPr>
  </w:style>
  <w:style w:type="paragraph" w:customStyle="1" w:styleId="Titulo40">
    <w:name w:val="Titulo 4"/>
    <w:basedOn w:val="TOC4"/>
    <w:next w:val="Normal"/>
    <w:link w:val="Titulo4CarCar"/>
    <w:autoRedefine/>
    <w:rsid w:val="00060890"/>
    <w:pPr>
      <w:spacing w:before="0"/>
      <w:ind w:left="1416"/>
      <w:jc w:val="both"/>
    </w:pPr>
    <w:rPr>
      <w:rFonts w:ascii="Helvetica 45 Light" w:hAnsi="Helvetica 45 Light"/>
      <w:b/>
      <w:bCs/>
      <w:caps/>
      <w:kern w:val="32"/>
      <w:u w:val="single"/>
      <w:lang w:val="es-ES" w:eastAsia="es-ES"/>
    </w:rPr>
  </w:style>
  <w:style w:type="paragraph" w:customStyle="1" w:styleId="Normal10">
    <w:name w:val="Normal1"/>
    <w:basedOn w:val="Normal"/>
    <w:rsid w:val="00060890"/>
    <w:pPr>
      <w:tabs>
        <w:tab w:val="left" w:pos="-720"/>
      </w:tabs>
      <w:spacing w:after="0"/>
      <w:ind w:left="567"/>
      <w:jc w:val="both"/>
    </w:pPr>
    <w:rPr>
      <w:snapToGrid w:val="0"/>
      <w:sz w:val="24"/>
      <w:szCs w:val="20"/>
      <w:lang w:eastAsia="es-ES"/>
    </w:rPr>
  </w:style>
  <w:style w:type="paragraph" w:customStyle="1" w:styleId="Vieta0">
    <w:name w:val="Viñeta0"/>
    <w:basedOn w:val="Normal"/>
    <w:rsid w:val="00060890"/>
    <w:pPr>
      <w:numPr>
        <w:numId w:val="29"/>
      </w:numPr>
      <w:spacing w:after="120"/>
      <w:jc w:val="both"/>
    </w:pPr>
    <w:rPr>
      <w:szCs w:val="20"/>
      <w:lang w:eastAsia="en-US"/>
    </w:rPr>
  </w:style>
  <w:style w:type="paragraph" w:customStyle="1" w:styleId="Commentaires">
    <w:name w:val="Commentaires"/>
    <w:basedOn w:val="Normal"/>
    <w:link w:val="CommentairesCar"/>
    <w:uiPriority w:val="99"/>
    <w:rsid w:val="00060890"/>
    <w:pPr>
      <w:spacing w:after="0"/>
      <w:jc w:val="both"/>
    </w:pPr>
    <w:rPr>
      <w:rFonts w:ascii="Helvetica 55 Roman" w:hAnsi="Helvetica 55 Roman" w:cs="Arial"/>
      <w:i/>
      <w:iCs/>
      <w:color w:val="339966"/>
      <w:sz w:val="20"/>
      <w:szCs w:val="22"/>
      <w:lang w:val="en-GB" w:eastAsia="fr-FR"/>
    </w:rPr>
  </w:style>
  <w:style w:type="character" w:customStyle="1" w:styleId="CommentairesCar">
    <w:name w:val="Commentaires Car"/>
    <w:basedOn w:val="DefaultParagraphFont"/>
    <w:link w:val="Commentaires"/>
    <w:uiPriority w:val="99"/>
    <w:rsid w:val="00060890"/>
    <w:rPr>
      <w:rFonts w:ascii="Helvetica 55 Roman" w:eastAsia="Times New Roman" w:hAnsi="Helvetica 55 Roman" w:cs="Arial"/>
      <w:i/>
      <w:iCs/>
      <w:color w:val="339966"/>
      <w:sz w:val="20"/>
      <w:lang w:val="en-GB" w:eastAsia="fr-FR"/>
    </w:rPr>
  </w:style>
  <w:style w:type="paragraph" w:customStyle="1" w:styleId="Titulo1">
    <w:name w:val="Titulo 1"/>
    <w:basedOn w:val="Normal"/>
    <w:next w:val="Normal"/>
    <w:autoRedefine/>
    <w:rsid w:val="00060890"/>
    <w:pPr>
      <w:keepNext/>
      <w:keepLines/>
      <w:numPr>
        <w:numId w:val="31"/>
      </w:numPr>
      <w:pBdr>
        <w:bottom w:val="single" w:sz="4" w:space="1" w:color="0000FF"/>
      </w:pBdr>
      <w:tabs>
        <w:tab w:val="clear" w:pos="927"/>
        <w:tab w:val="num" w:pos="-1620"/>
      </w:tabs>
      <w:spacing w:after="480"/>
      <w:ind w:left="540" w:hanging="540"/>
      <w:jc w:val="both"/>
    </w:pPr>
    <w:rPr>
      <w:rFonts w:ascii="Verdana" w:hAnsi="Verdana" w:cs="Arial"/>
      <w:b/>
      <w:bCs/>
      <w:caps/>
      <w:color w:val="0000FF"/>
      <w:sz w:val="28"/>
      <w:szCs w:val="28"/>
      <w:lang w:eastAsia="es-ES"/>
    </w:rPr>
  </w:style>
  <w:style w:type="paragraph" w:customStyle="1" w:styleId="Titulo2">
    <w:name w:val="Titulo 2"/>
    <w:basedOn w:val="Heading2"/>
    <w:next w:val="Normal"/>
    <w:autoRedefine/>
    <w:rsid w:val="00060890"/>
    <w:pPr>
      <w:keepLines/>
      <w:numPr>
        <w:ilvl w:val="1"/>
        <w:numId w:val="31"/>
      </w:numPr>
      <w:pBdr>
        <w:bottom w:val="single" w:sz="4" w:space="1" w:color="0000FF"/>
      </w:pBdr>
      <w:spacing w:before="0" w:after="240"/>
      <w:ind w:left="540" w:hanging="540"/>
    </w:pPr>
    <w:rPr>
      <w:rFonts w:ascii="Verdana" w:hAnsi="Verdana" w:cs="Times New Roman"/>
      <w:bCs w:val="0"/>
      <w:i/>
      <w:iCs w:val="0"/>
      <w:color w:val="0000FF"/>
      <w:sz w:val="24"/>
      <w:szCs w:val="24"/>
      <w:lang w:val="es-ES" w:eastAsia="es-ES"/>
    </w:rPr>
  </w:style>
  <w:style w:type="paragraph" w:customStyle="1" w:styleId="Titulo3">
    <w:name w:val="Titulo 3"/>
    <w:basedOn w:val="Heading3"/>
    <w:next w:val="Normal"/>
    <w:autoRedefine/>
    <w:rsid w:val="00060890"/>
    <w:pPr>
      <w:keepLines/>
      <w:numPr>
        <w:ilvl w:val="2"/>
        <w:numId w:val="31"/>
      </w:numPr>
      <w:tabs>
        <w:tab w:val="clear" w:pos="1440"/>
        <w:tab w:val="left" w:pos="-2520"/>
      </w:tabs>
      <w:spacing w:before="0" w:after="240"/>
      <w:ind w:hanging="864"/>
      <w:jc w:val="both"/>
    </w:pPr>
    <w:rPr>
      <w:rFonts w:ascii="Verdana" w:hAnsi="Verdana" w:cs="Times New Roman"/>
      <w:i/>
      <w:iCs/>
      <w:color w:val="0000FF"/>
      <w:sz w:val="24"/>
      <w:szCs w:val="20"/>
      <w:lang w:val="es-ES" w:eastAsia="es-ES"/>
    </w:rPr>
  </w:style>
  <w:style w:type="paragraph" w:customStyle="1" w:styleId="Body101-12left">
    <w:name w:val="Body (10 1-1/2 left)"/>
    <w:basedOn w:val="Normal"/>
    <w:rsid w:val="00060890"/>
    <w:pPr>
      <w:keepLines/>
      <w:numPr>
        <w:ilvl w:val="3"/>
        <w:numId w:val="30"/>
      </w:numPr>
      <w:spacing w:after="0"/>
      <w:ind w:left="0" w:firstLine="0"/>
      <w:outlineLvl w:val="3"/>
    </w:pPr>
    <w:rPr>
      <w:rFonts w:cs="Arial"/>
      <w:color w:val="000000"/>
      <w:sz w:val="24"/>
      <w:szCs w:val="20"/>
      <w:lang w:eastAsia="en-US"/>
    </w:rPr>
  </w:style>
  <w:style w:type="table" w:customStyle="1" w:styleId="Listamedia2-nfasis51">
    <w:name w:val="Lista media 2 - Énfasis 51"/>
    <w:basedOn w:val="TableNormal"/>
    <w:uiPriority w:val="66"/>
    <w:rsid w:val="00060890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WW8Num2z0">
    <w:name w:val="WW8Num2z0"/>
    <w:rsid w:val="00060890"/>
    <w:rPr>
      <w:rFonts w:ascii="Symbol" w:hAnsi="Symbol"/>
    </w:rPr>
  </w:style>
  <w:style w:type="paragraph" w:customStyle="1" w:styleId="Comentarioayuda">
    <w:name w:val="Comentario ayuda"/>
    <w:basedOn w:val="Normal"/>
    <w:rsid w:val="00060890"/>
    <w:pPr>
      <w:suppressAutoHyphens/>
      <w:spacing w:before="60" w:after="60" w:line="240" w:lineRule="atLeast"/>
      <w:jc w:val="both"/>
    </w:pPr>
    <w:rPr>
      <w:rFonts w:ascii="Helvetica 45 Light" w:hAnsi="Helvetica 45 Light" w:cs="Arial"/>
      <w:color w:val="0000FF"/>
      <w:sz w:val="20"/>
      <w:szCs w:val="20"/>
      <w:lang w:eastAsia="ar-SA"/>
    </w:rPr>
  </w:style>
  <w:style w:type="paragraph" w:customStyle="1" w:styleId="Prrafodelista1">
    <w:name w:val="Párrafo de lista1"/>
    <w:basedOn w:val="Normal"/>
    <w:uiPriority w:val="34"/>
    <w:qFormat/>
    <w:rsid w:val="00060890"/>
    <w:pPr>
      <w:spacing w:after="0"/>
      <w:ind w:left="708"/>
    </w:pPr>
    <w:rPr>
      <w:sz w:val="24"/>
      <w:lang w:val="es-ES" w:eastAsia="es-ES"/>
    </w:rPr>
  </w:style>
  <w:style w:type="paragraph" w:customStyle="1" w:styleId="NormalPropiedades">
    <w:name w:val="Normal_Propiedades"/>
    <w:basedOn w:val="Normal"/>
    <w:rsid w:val="00060890"/>
    <w:pPr>
      <w:spacing w:after="0" w:line="240" w:lineRule="atLeast"/>
      <w:jc w:val="both"/>
    </w:pPr>
    <w:rPr>
      <w:rFonts w:ascii="ITC Officina Sans Book" w:hAnsi="ITC Officina Sans Book"/>
      <w:szCs w:val="20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060890"/>
    <w:pPr>
      <w:spacing w:after="160" w:line="240" w:lineRule="auto"/>
      <w:jc w:val="left"/>
    </w:pPr>
    <w:rPr>
      <w:rFonts w:ascii="Times New Roman" w:hAnsi="Times New Roman"/>
      <w:b/>
      <w:bCs/>
      <w:lang w:eastAsia="en-CA"/>
    </w:rPr>
  </w:style>
  <w:style w:type="character" w:customStyle="1" w:styleId="CommentSubjectChar">
    <w:name w:val="Comment Subject Char"/>
    <w:basedOn w:val="CommentTextChar"/>
    <w:link w:val="CommentSubject"/>
    <w:semiHidden/>
    <w:rsid w:val="00060890"/>
    <w:rPr>
      <w:rFonts w:ascii="Times New Roman" w:eastAsia="Times New Roman" w:hAnsi="Times New Roman" w:cs="Times New Roman"/>
      <w:b/>
      <w:bCs/>
      <w:sz w:val="20"/>
      <w:szCs w:val="20"/>
      <w:lang w:val="es-ES_tradnl" w:eastAsia="en-CA"/>
    </w:rPr>
  </w:style>
  <w:style w:type="table" w:customStyle="1" w:styleId="Listaclara-nfasis11">
    <w:name w:val="Lista clara - Énfasis 11"/>
    <w:basedOn w:val="TableNormal"/>
    <w:uiPriority w:val="61"/>
    <w:rsid w:val="00060890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AtlasBullet3Char">
    <w:name w:val="AtlasBullet3 Char"/>
    <w:basedOn w:val="DefaultParagraphFont"/>
    <w:link w:val="AtlasBullet3"/>
    <w:rsid w:val="00060890"/>
    <w:rPr>
      <w:rFonts w:ascii="Verdana" w:eastAsia="Times New Roman" w:hAnsi="Verdana" w:cs="Times New Roman"/>
      <w:sz w:val="18"/>
      <w:szCs w:val="18"/>
    </w:rPr>
  </w:style>
  <w:style w:type="character" w:customStyle="1" w:styleId="CharChar9">
    <w:name w:val="Char Char9"/>
    <w:basedOn w:val="DefaultParagraphFont"/>
    <w:rsid w:val="00060890"/>
    <w:rPr>
      <w:sz w:val="22"/>
      <w:szCs w:val="24"/>
      <w:lang w:val="es-ES_tradnl" w:eastAsia="en-CA"/>
    </w:rPr>
  </w:style>
  <w:style w:type="paragraph" w:customStyle="1" w:styleId="StyleArial10ptCustomColorRGB31">
    <w:name w:val="Style Arial 10 pt Custom Color(RGB(31"/>
    <w:aliases w:val="73,125)) Justified After:..."/>
    <w:basedOn w:val="Normal"/>
    <w:rsid w:val="00060890"/>
    <w:pPr>
      <w:spacing w:after="120"/>
      <w:jc w:val="both"/>
    </w:pPr>
    <w:rPr>
      <w:rFonts w:ascii="Arial" w:hAnsi="Arial"/>
      <w:color w:val="1F497D"/>
      <w:sz w:val="20"/>
      <w:szCs w:val="20"/>
    </w:rPr>
  </w:style>
  <w:style w:type="character" w:customStyle="1" w:styleId="ACLevel1asheadingtext">
    <w:name w:val="AC Level 1 as heading (text)"/>
    <w:basedOn w:val="DefaultParagraphFont"/>
    <w:rsid w:val="00060890"/>
    <w:rPr>
      <w:rFonts w:cs="Times New Roman"/>
      <w:b/>
    </w:rPr>
  </w:style>
  <w:style w:type="paragraph" w:customStyle="1" w:styleId="EstiloCM2HelveticaNarrow105ptJustificado">
    <w:name w:val="Estilo CM2 + Helvetica Narrow 105 pt Justificado"/>
    <w:basedOn w:val="Normal"/>
    <w:rsid w:val="00060890"/>
    <w:pPr>
      <w:widowControl w:val="0"/>
      <w:autoSpaceDE w:val="0"/>
      <w:autoSpaceDN w:val="0"/>
      <w:adjustRightInd w:val="0"/>
      <w:spacing w:before="120" w:after="0" w:line="360" w:lineRule="auto"/>
      <w:jc w:val="both"/>
    </w:pPr>
    <w:rPr>
      <w:rFonts w:ascii="Helvetica Narrow" w:hAnsi="Helvetica Narrow"/>
      <w:sz w:val="21"/>
      <w:szCs w:val="20"/>
      <w:lang w:val="es-ES" w:eastAsia="es-ES"/>
    </w:rPr>
  </w:style>
  <w:style w:type="paragraph" w:customStyle="1" w:styleId="CarCar9">
    <w:name w:val="Car Car9"/>
    <w:basedOn w:val="Normal"/>
    <w:semiHidden/>
    <w:rsid w:val="00060890"/>
    <w:pPr>
      <w:keepNext/>
      <w:tabs>
        <w:tab w:val="num" w:pos="425"/>
      </w:tabs>
      <w:autoSpaceDE w:val="0"/>
      <w:autoSpaceDN w:val="0"/>
      <w:adjustRightInd w:val="0"/>
      <w:spacing w:before="80" w:after="80"/>
      <w:ind w:hanging="425"/>
      <w:jc w:val="both"/>
    </w:pPr>
    <w:rPr>
      <w:rFonts w:ascii="Arial" w:eastAsia="SimSun" w:hAnsi="Arial" w:cs="Arial"/>
      <w:color w:val="0000FF"/>
      <w:kern w:val="2"/>
      <w:sz w:val="20"/>
      <w:szCs w:val="20"/>
      <w:lang w:val="en-US" w:eastAsia="zh-CN"/>
    </w:rPr>
  </w:style>
  <w:style w:type="paragraph" w:customStyle="1" w:styleId="CdCcorps">
    <w:name w:val="CdC corps"/>
    <w:basedOn w:val="Normal"/>
    <w:link w:val="CdCcorpsCar"/>
    <w:rsid w:val="00060890"/>
    <w:pPr>
      <w:suppressAutoHyphens/>
      <w:spacing w:before="60" w:after="60"/>
      <w:ind w:firstLine="284"/>
      <w:jc w:val="both"/>
    </w:pPr>
    <w:rPr>
      <w:rFonts w:ascii="Arial" w:hAnsi="Arial" w:cs="Arial"/>
      <w:spacing w:val="-3"/>
      <w:szCs w:val="22"/>
      <w:lang w:val="fr-FR" w:eastAsia="en-US"/>
    </w:rPr>
  </w:style>
  <w:style w:type="character" w:customStyle="1" w:styleId="CdCcorpsCar">
    <w:name w:val="CdC corps Car"/>
    <w:basedOn w:val="DefaultParagraphFont"/>
    <w:link w:val="CdCcorps"/>
    <w:rsid w:val="00060890"/>
    <w:rPr>
      <w:rFonts w:ascii="Arial" w:eastAsia="Times New Roman" w:hAnsi="Arial" w:cs="Arial"/>
      <w:spacing w:val="-3"/>
      <w:lang w:val="fr-FR"/>
    </w:rPr>
  </w:style>
  <w:style w:type="paragraph" w:customStyle="1" w:styleId="ListadoNivel1">
    <w:name w:val="Listado Nivel 1"/>
    <w:basedOn w:val="Normal"/>
    <w:next w:val="Normal"/>
    <w:rsid w:val="00060890"/>
    <w:pPr>
      <w:numPr>
        <w:numId w:val="32"/>
      </w:numPr>
      <w:spacing w:after="120"/>
      <w:jc w:val="both"/>
    </w:pPr>
    <w:rPr>
      <w:rFonts w:ascii="Arial" w:hAnsi="Arial"/>
      <w:sz w:val="20"/>
      <w:lang w:val="es-ES" w:eastAsia="en-US"/>
    </w:rPr>
  </w:style>
  <w:style w:type="paragraph" w:customStyle="1" w:styleId="BulletList">
    <w:name w:val="Bullet List"/>
    <w:basedOn w:val="Normal"/>
    <w:autoRedefine/>
    <w:rsid w:val="00060890"/>
    <w:pPr>
      <w:numPr>
        <w:numId w:val="33"/>
      </w:numPr>
      <w:spacing w:before="40" w:after="40"/>
      <w:jc w:val="both"/>
    </w:pPr>
    <w:rPr>
      <w:rFonts w:ascii="Arial" w:hAnsi="Arial"/>
      <w:sz w:val="20"/>
      <w:szCs w:val="20"/>
      <w:lang w:val="en-GB" w:eastAsia="en-US"/>
    </w:rPr>
  </w:style>
  <w:style w:type="paragraph" w:customStyle="1" w:styleId="CarCarCarCarCarCarCarCarCarCarCarCarCarCarCarCarCarCar">
    <w:name w:val="Car Car Car Car Car Car Car Car Car Car Car Car Car Car Car Car Car Car"/>
    <w:basedOn w:val="Normal"/>
    <w:semiHidden/>
    <w:rsid w:val="00060890"/>
    <w:pPr>
      <w:keepNext/>
      <w:tabs>
        <w:tab w:val="num" w:pos="425"/>
      </w:tabs>
      <w:autoSpaceDE w:val="0"/>
      <w:autoSpaceDN w:val="0"/>
      <w:adjustRightInd w:val="0"/>
      <w:spacing w:before="80" w:after="80"/>
      <w:ind w:hanging="425"/>
      <w:jc w:val="both"/>
    </w:pPr>
    <w:rPr>
      <w:rFonts w:ascii="Arial" w:eastAsia="SimSun" w:hAnsi="Arial" w:cs="Arial"/>
      <w:color w:val="0000FF"/>
      <w:kern w:val="2"/>
      <w:sz w:val="20"/>
      <w:szCs w:val="20"/>
      <w:lang w:val="en-US" w:eastAsia="zh-CN"/>
    </w:rPr>
  </w:style>
  <w:style w:type="paragraph" w:customStyle="1" w:styleId="CorpsCSC">
    <w:name w:val="Corps CSC"/>
    <w:basedOn w:val="Normal"/>
    <w:rsid w:val="00060890"/>
    <w:pPr>
      <w:spacing w:before="60" w:after="60"/>
      <w:ind w:firstLine="284"/>
      <w:jc w:val="both"/>
    </w:pPr>
    <w:rPr>
      <w:rFonts w:ascii="Arial" w:hAnsi="Arial" w:cs="Arial"/>
      <w:sz w:val="20"/>
      <w:szCs w:val="20"/>
      <w:lang w:val="en-US" w:eastAsia="fr-FR"/>
    </w:rPr>
  </w:style>
  <w:style w:type="paragraph" w:customStyle="1" w:styleId="atlasnormal0">
    <w:name w:val="atlasnormal"/>
    <w:basedOn w:val="Normal"/>
    <w:rsid w:val="00060890"/>
    <w:pPr>
      <w:spacing w:after="120"/>
      <w:jc w:val="both"/>
    </w:pPr>
    <w:rPr>
      <w:rFonts w:ascii="Verdana" w:hAnsi="Verdana"/>
      <w:spacing w:val="-5"/>
      <w:sz w:val="18"/>
      <w:szCs w:val="18"/>
      <w:lang w:val="es-ES" w:eastAsia="es-ES"/>
    </w:rPr>
  </w:style>
  <w:style w:type="character" w:customStyle="1" w:styleId="Titulo4CarCar">
    <w:name w:val="Titulo 4 Car Car"/>
    <w:link w:val="Titulo40"/>
    <w:rsid w:val="00060890"/>
    <w:rPr>
      <w:rFonts w:ascii="Helvetica 45 Light" w:eastAsia="Times New Roman" w:hAnsi="Helvetica 45 Light" w:cs="Arial"/>
      <w:b/>
      <w:bCs/>
      <w:caps/>
      <w:kern w:val="32"/>
      <w:szCs w:val="24"/>
      <w:u w:val="single"/>
      <w:lang w:val="es-ES" w:eastAsia="es-ES"/>
    </w:rPr>
  </w:style>
  <w:style w:type="paragraph" w:customStyle="1" w:styleId="CDCChapN1">
    <w:name w:val="CDC Chap (N1)"/>
    <w:basedOn w:val="Normal"/>
    <w:next w:val="Normal"/>
    <w:rsid w:val="00060890"/>
    <w:pPr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5F5F5F"/>
      <w:suppressAutoHyphens/>
      <w:spacing w:before="360" w:after="360"/>
      <w:jc w:val="center"/>
      <w:outlineLvl w:val="1"/>
    </w:pPr>
    <w:rPr>
      <w:rFonts w:ascii="Arial" w:eastAsia="Batang" w:hAnsi="Arial"/>
      <w:b/>
      <w:caps/>
      <w:snapToGrid w:val="0"/>
      <w:color w:val="FFFFFF"/>
      <w:spacing w:val="-3"/>
      <w:sz w:val="32"/>
      <w:szCs w:val="32"/>
      <w:lang w:val="fr-FR" w:eastAsia="ja-JP"/>
    </w:rPr>
  </w:style>
  <w:style w:type="paragraph" w:customStyle="1" w:styleId="Prra4">
    <w:name w:val="Párra. 4"/>
    <w:basedOn w:val="Normal"/>
    <w:next w:val="List4"/>
    <w:rsid w:val="00060890"/>
    <w:pPr>
      <w:tabs>
        <w:tab w:val="num" w:pos="360"/>
      </w:tabs>
      <w:spacing w:before="60" w:after="60" w:line="240" w:lineRule="atLeast"/>
      <w:ind w:left="360" w:hanging="360"/>
      <w:jc w:val="both"/>
    </w:pPr>
    <w:rPr>
      <w:rFonts w:ascii="ITC Officina Sans Book" w:hAnsi="ITC Officina Sans Book" w:cs="Arial"/>
      <w:szCs w:val="18"/>
      <w:lang w:eastAsia="en-US"/>
    </w:rPr>
  </w:style>
  <w:style w:type="paragraph" w:customStyle="1" w:styleId="CharChar">
    <w:name w:val="Char Char"/>
    <w:basedOn w:val="Normal"/>
    <w:autoRedefine/>
    <w:semiHidden/>
    <w:rsid w:val="00060890"/>
    <w:pPr>
      <w:spacing w:line="240" w:lineRule="exact"/>
      <w:jc w:val="both"/>
    </w:pPr>
    <w:rPr>
      <w:rFonts w:ascii="Arial" w:hAnsi="Arial"/>
      <w:sz w:val="24"/>
      <w:lang w:val="en-GB" w:eastAsia="en-US"/>
    </w:rPr>
  </w:style>
  <w:style w:type="paragraph" w:customStyle="1" w:styleId="TableHeading">
    <w:name w:val="TableHeading"/>
    <w:aliases w:val="th"/>
    <w:basedOn w:val="Normal"/>
    <w:rsid w:val="00060890"/>
    <w:pPr>
      <w:spacing w:before="60" w:after="60"/>
    </w:pPr>
    <w:rPr>
      <w:rFonts w:ascii="Arial" w:hAnsi="Arial"/>
      <w:b/>
      <w:color w:val="FFFFFF"/>
      <w:sz w:val="20"/>
      <w:szCs w:val="20"/>
      <w:lang w:val="en-GB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060890"/>
    <w:pPr>
      <w:spacing w:after="0"/>
      <w:ind w:left="720"/>
      <w:jc w:val="both"/>
    </w:pPr>
    <w:rPr>
      <w:sz w:val="20"/>
      <w:szCs w:val="20"/>
      <w:lang w:val="en-US" w:eastAsia="en-US"/>
    </w:rPr>
  </w:style>
  <w:style w:type="character" w:customStyle="1" w:styleId="CapNormalChar">
    <w:name w:val="Cap_Normal Char"/>
    <w:basedOn w:val="DefaultParagraphFont"/>
    <w:link w:val="CapNormal"/>
    <w:locked/>
    <w:rsid w:val="00060890"/>
    <w:rPr>
      <w:rFonts w:ascii="Times New Roman" w:eastAsia="Times New Roman" w:hAnsi="Times New Roman"/>
      <w:sz w:val="22"/>
      <w:szCs w:val="24"/>
      <w:lang w:val="en-US" w:eastAsia="en-CA" w:bidi="ar-SA"/>
    </w:rPr>
  </w:style>
  <w:style w:type="paragraph" w:customStyle="1" w:styleId="Numberedabc">
    <w:name w:val="Numbered abc"/>
    <w:basedOn w:val="Normal"/>
    <w:rsid w:val="00060890"/>
    <w:pPr>
      <w:tabs>
        <w:tab w:val="num" w:pos="720"/>
      </w:tabs>
      <w:spacing w:after="120"/>
      <w:ind w:left="720" w:hanging="360"/>
    </w:pPr>
    <w:rPr>
      <w:rFonts w:ascii="Arial" w:hAnsi="Arial"/>
      <w:szCs w:val="20"/>
      <w:lang w:val="en-GB" w:eastAsia="en-GB"/>
    </w:rPr>
  </w:style>
  <w:style w:type="paragraph" w:customStyle="1" w:styleId="CdCTitre3N3">
    <w:name w:val="CdC Titre 3 (N3)"/>
    <w:basedOn w:val="Normal"/>
    <w:next w:val="Normal"/>
    <w:link w:val="CdCTitre3N3Car"/>
    <w:rsid w:val="00060890"/>
    <w:pPr>
      <w:suppressAutoHyphens/>
      <w:spacing w:before="240" w:after="60"/>
      <w:ind w:left="851"/>
      <w:outlineLvl w:val="3"/>
    </w:pPr>
    <w:rPr>
      <w:rFonts w:ascii="Helvetica 45 Light" w:eastAsia="Batang" w:hAnsi="Helvetica 45 Light"/>
      <w:b/>
      <w:snapToGrid w:val="0"/>
      <w:spacing w:val="-3"/>
      <w:sz w:val="24"/>
      <w:szCs w:val="20"/>
      <w:lang w:val="fr-FR" w:eastAsia="ja-JP"/>
    </w:rPr>
  </w:style>
  <w:style w:type="character" w:customStyle="1" w:styleId="CdCTitre3N3Car">
    <w:name w:val="CdC Titre 3 (N3) Car"/>
    <w:link w:val="CdCTitre3N3"/>
    <w:rsid w:val="00060890"/>
    <w:rPr>
      <w:rFonts w:ascii="Helvetica 45 Light" w:eastAsia="Batang" w:hAnsi="Helvetica 45 Light" w:cs="Times New Roman"/>
      <w:b/>
      <w:snapToGrid w:val="0"/>
      <w:spacing w:val="-3"/>
      <w:sz w:val="24"/>
      <w:szCs w:val="20"/>
      <w:lang w:val="fr-FR" w:eastAsia="ja-JP"/>
    </w:rPr>
  </w:style>
  <w:style w:type="paragraph" w:customStyle="1" w:styleId="FT-Normal">
    <w:name w:val="FT-Normal"/>
    <w:basedOn w:val="Normal"/>
    <w:autoRedefine/>
    <w:rsid w:val="00060890"/>
    <w:pPr>
      <w:spacing w:before="120" w:after="120"/>
      <w:ind w:right="-482"/>
      <w:jc w:val="both"/>
    </w:pPr>
    <w:rPr>
      <w:rFonts w:ascii="Arial" w:hAnsi="Arial"/>
      <w:szCs w:val="20"/>
      <w:lang w:val="es-ES" w:eastAsia="en-US"/>
    </w:rPr>
  </w:style>
  <w:style w:type="paragraph" w:customStyle="1" w:styleId="CdCTitre2N2">
    <w:name w:val="CdC Titre 2 (N2)"/>
    <w:basedOn w:val="Normal"/>
    <w:next w:val="Normal"/>
    <w:rsid w:val="00060890"/>
    <w:pPr>
      <w:pBdr>
        <w:bottom w:val="single" w:sz="4" w:space="1" w:color="auto"/>
      </w:pBdr>
      <w:suppressAutoHyphens/>
      <w:spacing w:before="240" w:after="120"/>
      <w:ind w:left="394"/>
      <w:outlineLvl w:val="2"/>
    </w:pPr>
    <w:rPr>
      <w:rFonts w:ascii="Arial" w:eastAsia="Batang" w:hAnsi="Arial" w:cs="Arial"/>
      <w:b/>
      <w:snapToGrid w:val="0"/>
      <w:spacing w:val="-3"/>
      <w:sz w:val="28"/>
      <w:szCs w:val="20"/>
      <w:lang w:val="fr-FR" w:eastAsia="ja-JP"/>
    </w:rPr>
  </w:style>
  <w:style w:type="numbering" w:customStyle="1" w:styleId="Vietanivel1">
    <w:name w:val="Viñeta nivel 1"/>
    <w:aliases w:val="2 ..."/>
    <w:basedOn w:val="NoList"/>
    <w:rsid w:val="00060890"/>
    <w:pPr>
      <w:numPr>
        <w:numId w:val="34"/>
      </w:numPr>
    </w:pPr>
  </w:style>
  <w:style w:type="paragraph" w:customStyle="1" w:styleId="Head4">
    <w:name w:val="Head 4"/>
    <w:basedOn w:val="Heading4"/>
    <w:link w:val="Head4Car"/>
    <w:autoRedefine/>
    <w:qFormat/>
    <w:rsid w:val="004C37C1"/>
    <w:pPr>
      <w:numPr>
        <w:numId w:val="35"/>
      </w:numPr>
      <w:spacing w:before="240" w:after="60"/>
      <w:jc w:val="both"/>
    </w:pPr>
    <w:rPr>
      <w:rFonts w:ascii="Times New Roman" w:hAnsi="Times New Roman" w:cs="Arial"/>
      <w:color w:val="auto"/>
      <w:szCs w:val="24"/>
      <w:lang w:val="es-ES"/>
    </w:rPr>
  </w:style>
  <w:style w:type="character" w:customStyle="1" w:styleId="Head4Car">
    <w:name w:val="Head 4 Car"/>
    <w:basedOn w:val="DefaultParagraphFont"/>
    <w:link w:val="Head4"/>
    <w:rsid w:val="004C37C1"/>
    <w:rPr>
      <w:rFonts w:ascii="Times New Roman" w:eastAsia="Times New Roman" w:hAnsi="Times New Roman" w:cs="Arial"/>
      <w:b/>
      <w:bCs/>
      <w:sz w:val="24"/>
      <w:szCs w:val="24"/>
      <w:lang w:val="es-ES" w:eastAsia="en-C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DCE"/>
    <w:pPr>
      <w:pBdr>
        <w:bottom w:val="single" w:sz="4" w:space="4" w:color="4F81BD"/>
      </w:pBdr>
      <w:spacing w:before="200" w:after="280"/>
      <w:ind w:left="284" w:right="936"/>
      <w:jc w:val="both"/>
    </w:pPr>
    <w:rPr>
      <w:rFonts w:ascii="Arial" w:hAnsi="Arial" w:cs="Arial"/>
      <w:b/>
      <w:bCs/>
      <w:i/>
      <w:iCs/>
      <w:color w:val="1F497D"/>
      <w:sz w:val="20"/>
      <w:lang w:val="es-ES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DCE"/>
    <w:rPr>
      <w:rFonts w:ascii="Arial" w:eastAsia="Times New Roman" w:hAnsi="Arial" w:cs="Arial"/>
      <w:b/>
      <w:bCs/>
      <w:i/>
      <w:iCs/>
      <w:color w:val="1F497D"/>
      <w:szCs w:val="24"/>
      <w:lang w:val="es-ES"/>
    </w:rPr>
  </w:style>
  <w:style w:type="paragraph" w:customStyle="1" w:styleId="Cabecera2">
    <w:name w:val="Cabecera 2"/>
    <w:basedOn w:val="Heading2"/>
    <w:next w:val="OfertaArial10"/>
    <w:link w:val="Cabecera2Char"/>
    <w:qFormat/>
    <w:rsid w:val="00680060"/>
    <w:pPr>
      <w:numPr>
        <w:ilvl w:val="1"/>
        <w:numId w:val="11"/>
      </w:numPr>
    </w:pPr>
    <w:rPr>
      <w:color w:val="1F497D"/>
      <w:sz w:val="28"/>
      <w:lang w:val="es-ES_tradnl"/>
    </w:rPr>
  </w:style>
  <w:style w:type="paragraph" w:customStyle="1" w:styleId="Cabecera3">
    <w:name w:val="Cabecera 3"/>
    <w:basedOn w:val="Cabecera2"/>
    <w:link w:val="Cabecera3Char"/>
    <w:qFormat/>
    <w:rsid w:val="009100E4"/>
    <w:pPr>
      <w:numPr>
        <w:ilvl w:val="2"/>
        <w:numId w:val="37"/>
      </w:numPr>
    </w:pPr>
    <w:rPr>
      <w:b w:val="0"/>
      <w:sz w:val="24"/>
    </w:rPr>
  </w:style>
  <w:style w:type="character" w:customStyle="1" w:styleId="Cabecera2Char">
    <w:name w:val="Cabecera 2 Char"/>
    <w:basedOn w:val="Heading2Char"/>
    <w:link w:val="Cabecera2"/>
    <w:rsid w:val="00680060"/>
    <w:rPr>
      <w:rFonts w:ascii="Arial" w:eastAsia="Times New Roman" w:hAnsi="Arial" w:cs="Arial"/>
      <w:b/>
      <w:bCs/>
      <w:iCs/>
      <w:color w:val="1F497D"/>
      <w:sz w:val="28"/>
      <w:szCs w:val="28"/>
      <w:lang w:val="es-ES_tradnl" w:eastAsia="en-CA" w:bidi="ar-SA"/>
    </w:rPr>
  </w:style>
  <w:style w:type="character" w:customStyle="1" w:styleId="Cabecera3Char">
    <w:name w:val="Cabecera 3 Char"/>
    <w:basedOn w:val="Heading3Char"/>
    <w:link w:val="Cabecera3"/>
    <w:rsid w:val="009100E4"/>
    <w:rPr>
      <w:rFonts w:ascii="Arial" w:eastAsia="Times New Roman" w:hAnsi="Arial" w:cs="Arial"/>
      <w:b w:val="0"/>
      <w:bCs/>
      <w:iCs/>
      <w:color w:val="1F497D"/>
      <w:sz w:val="24"/>
      <w:szCs w:val="28"/>
      <w:lang w:val="es-ES_tradnl" w:eastAsia="en-CA"/>
    </w:rPr>
  </w:style>
  <w:style w:type="paragraph" w:customStyle="1" w:styleId="OfertaArial10">
    <w:name w:val="Oferta Arial 10"/>
    <w:basedOn w:val="Normal"/>
    <w:link w:val="OfertaArial10Char"/>
    <w:qFormat/>
    <w:rsid w:val="00083551"/>
    <w:pPr>
      <w:tabs>
        <w:tab w:val="left" w:pos="180"/>
      </w:tabs>
      <w:spacing w:before="120" w:after="120" w:line="288" w:lineRule="auto"/>
      <w:jc w:val="both"/>
    </w:pPr>
    <w:rPr>
      <w:rFonts w:ascii="Arial" w:hAnsi="Arial" w:cs="Arial"/>
      <w:color w:val="1F497D"/>
      <w:sz w:val="20"/>
    </w:rPr>
  </w:style>
  <w:style w:type="paragraph" w:customStyle="1" w:styleId="Cabecera4">
    <w:name w:val="Cabecera 4"/>
    <w:basedOn w:val="Cabecera3"/>
    <w:link w:val="Cabecera4Char"/>
    <w:qFormat/>
    <w:rsid w:val="004C37C1"/>
    <w:pPr>
      <w:numPr>
        <w:ilvl w:val="3"/>
        <w:numId w:val="11"/>
      </w:numPr>
      <w:outlineLvl w:val="3"/>
    </w:pPr>
    <w:rPr>
      <w:sz w:val="20"/>
      <w:u w:val="single"/>
      <w:lang w:val="es-ES"/>
    </w:rPr>
  </w:style>
  <w:style w:type="character" w:customStyle="1" w:styleId="OfertaArial10Char">
    <w:name w:val="Oferta Arial 10 Char"/>
    <w:basedOn w:val="DefaultParagraphFont"/>
    <w:link w:val="OfertaArial10"/>
    <w:rsid w:val="00083551"/>
    <w:rPr>
      <w:rFonts w:ascii="Arial" w:eastAsia="Times New Roman" w:hAnsi="Arial" w:cs="Arial"/>
      <w:color w:val="1F497D"/>
      <w:szCs w:val="24"/>
      <w:lang w:val="es-ES_tradnl" w:eastAsia="en-CA"/>
    </w:rPr>
  </w:style>
  <w:style w:type="paragraph" w:customStyle="1" w:styleId="orangepuce1">
    <w:name w:val="orange  puce 1"/>
    <w:basedOn w:val="Normal"/>
    <w:rsid w:val="00345A65"/>
    <w:pPr>
      <w:numPr>
        <w:numId w:val="36"/>
      </w:numPr>
      <w:spacing w:after="120"/>
      <w:jc w:val="both"/>
    </w:pPr>
    <w:rPr>
      <w:rFonts w:ascii="Verdana" w:hAnsi="Verdana"/>
      <w:color w:val="333399"/>
      <w:spacing w:val="-5"/>
      <w:sz w:val="18"/>
      <w:szCs w:val="20"/>
      <w:lang w:val="en-US" w:eastAsia="en-US"/>
    </w:rPr>
  </w:style>
  <w:style w:type="character" w:customStyle="1" w:styleId="Cabecera4Char">
    <w:name w:val="Cabecera 4 Char"/>
    <w:basedOn w:val="Cabecera3Char"/>
    <w:link w:val="Cabecera4"/>
    <w:rsid w:val="004C37C1"/>
    <w:rPr>
      <w:rFonts w:ascii="Arial" w:eastAsia="Times New Roman" w:hAnsi="Arial" w:cs="Arial"/>
      <w:b w:val="0"/>
      <w:bCs/>
      <w:iCs/>
      <w:color w:val="1F497D"/>
      <w:sz w:val="24"/>
      <w:szCs w:val="28"/>
      <w:u w:val="single"/>
      <w:lang w:val="es-ES" w:eastAsia="en-CA"/>
    </w:rPr>
  </w:style>
  <w:style w:type="paragraph" w:customStyle="1" w:styleId="Sangranormal1">
    <w:name w:val="Sangría normal1"/>
    <w:basedOn w:val="Normal"/>
    <w:link w:val="NormalindentChar1"/>
    <w:rsid w:val="00A470B2"/>
    <w:pPr>
      <w:spacing w:after="0"/>
      <w:ind w:left="709"/>
      <w:jc w:val="both"/>
    </w:pPr>
    <w:rPr>
      <w:rFonts w:ascii="Arial" w:hAnsi="Arial"/>
      <w:snapToGrid w:val="0"/>
      <w:sz w:val="20"/>
      <w:szCs w:val="20"/>
      <w:lang w:val="en-GB" w:eastAsia="en-US"/>
    </w:rPr>
  </w:style>
  <w:style w:type="character" w:customStyle="1" w:styleId="NormalindentChar1">
    <w:name w:val="Normal indent Char1"/>
    <w:basedOn w:val="DefaultParagraphFont"/>
    <w:link w:val="Sangranormal1"/>
    <w:rsid w:val="00A470B2"/>
    <w:rPr>
      <w:rFonts w:ascii="Arial" w:eastAsia="Times New Roman" w:hAnsi="Arial"/>
      <w:snapToGrid w:val="0"/>
      <w:lang w:val="en-GB"/>
    </w:rPr>
  </w:style>
  <w:style w:type="paragraph" w:styleId="NoSpacing">
    <w:name w:val="No Spacing"/>
    <w:uiPriority w:val="1"/>
    <w:qFormat/>
    <w:rsid w:val="005A0CDD"/>
    <w:rPr>
      <w:rFonts w:ascii="Times New Roman" w:eastAsia="Times New Roman" w:hAnsi="Times New Roman"/>
      <w:sz w:val="22"/>
      <w:szCs w:val="24"/>
      <w:lang w:val="es-ES_tradnl" w:eastAsia="en-CA"/>
    </w:rPr>
  </w:style>
  <w:style w:type="numbering" w:customStyle="1" w:styleId="Style1">
    <w:name w:val="Style1"/>
    <w:uiPriority w:val="99"/>
    <w:rsid w:val="002A3409"/>
    <w:pPr>
      <w:numPr>
        <w:numId w:val="38"/>
      </w:numPr>
    </w:pPr>
  </w:style>
  <w:style w:type="table" w:customStyle="1" w:styleId="Tablaconcuadrcula1">
    <w:name w:val="Tabla con cuadrícula1"/>
    <w:basedOn w:val="TableNormal"/>
    <w:next w:val="TableGrid"/>
    <w:rsid w:val="0023569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4">
    <w:name w:val="C4"/>
    <w:basedOn w:val="Cabecera3"/>
    <w:link w:val="C4Car"/>
    <w:qFormat/>
    <w:rsid w:val="0088051D"/>
    <w:pPr>
      <w:numPr>
        <w:ilvl w:val="3"/>
        <w:numId w:val="39"/>
      </w:numPr>
      <w:ind w:left="648"/>
    </w:pPr>
    <w:rPr>
      <w:sz w:val="20"/>
      <w:szCs w:val="20"/>
      <w:u w:val="single"/>
    </w:rPr>
  </w:style>
  <w:style w:type="paragraph" w:customStyle="1" w:styleId="abc">
    <w:name w:val="abc"/>
    <w:basedOn w:val="Cabecera3"/>
    <w:link w:val="abcCar"/>
    <w:qFormat/>
    <w:rsid w:val="007A2FE7"/>
    <w:pPr>
      <w:numPr>
        <w:numId w:val="40"/>
      </w:numPr>
      <w:outlineLvl w:val="2"/>
    </w:pPr>
    <w:rPr>
      <w:sz w:val="20"/>
      <w:szCs w:val="20"/>
      <w:u w:val="single"/>
    </w:rPr>
  </w:style>
  <w:style w:type="character" w:customStyle="1" w:styleId="C4Car">
    <w:name w:val="C4 Car"/>
    <w:basedOn w:val="Cabecera3Char"/>
    <w:link w:val="C4"/>
    <w:rsid w:val="0088051D"/>
    <w:rPr>
      <w:rFonts w:ascii="Arial" w:eastAsia="Times New Roman" w:hAnsi="Arial" w:cs="Arial"/>
      <w:b w:val="0"/>
      <w:bCs/>
      <w:iCs/>
      <w:color w:val="1F497D"/>
      <w:sz w:val="24"/>
      <w:szCs w:val="28"/>
      <w:u w:val="single"/>
      <w:lang w:val="es-ES_tradnl" w:eastAsia="en-CA"/>
    </w:rPr>
  </w:style>
  <w:style w:type="paragraph" w:customStyle="1" w:styleId="CP">
    <w:name w:val="CP"/>
    <w:basedOn w:val="OfertaArial10"/>
    <w:link w:val="CPCar"/>
    <w:qFormat/>
    <w:rsid w:val="00F05D64"/>
    <w:rPr>
      <w:i/>
      <w:color w:val="4F81BD" w:themeColor="accent1"/>
    </w:rPr>
  </w:style>
  <w:style w:type="character" w:customStyle="1" w:styleId="abcCar">
    <w:name w:val="abc Car"/>
    <w:basedOn w:val="Cabecera3Char"/>
    <w:link w:val="abc"/>
    <w:rsid w:val="007A2FE7"/>
    <w:rPr>
      <w:rFonts w:ascii="Arial" w:eastAsia="Times New Roman" w:hAnsi="Arial" w:cs="Arial"/>
      <w:b w:val="0"/>
      <w:bCs/>
      <w:iCs/>
      <w:color w:val="1F497D"/>
      <w:sz w:val="24"/>
      <w:szCs w:val="28"/>
      <w:u w:val="single"/>
      <w:lang w:val="es-ES_tradnl" w:eastAsia="en-CA"/>
    </w:rPr>
  </w:style>
  <w:style w:type="character" w:customStyle="1" w:styleId="CPCar">
    <w:name w:val="CP Car"/>
    <w:basedOn w:val="OfertaArial10Char"/>
    <w:link w:val="CP"/>
    <w:rsid w:val="00F05D64"/>
    <w:rPr>
      <w:rFonts w:ascii="Arial" w:eastAsia="Times New Roman" w:hAnsi="Arial" w:cs="Arial"/>
      <w:i/>
      <w:color w:val="4F81BD" w:themeColor="accent1"/>
      <w:szCs w:val="24"/>
      <w:lang w:val="es-ES_tradnl" w:eastAsia="en-CA"/>
    </w:rPr>
  </w:style>
  <w:style w:type="paragraph" w:customStyle="1" w:styleId="Default">
    <w:name w:val="Default"/>
    <w:rsid w:val="00FA49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Telefonicanormal">
    <w:name w:val="Telefonicanormal"/>
    <w:basedOn w:val="BodyText"/>
    <w:link w:val="TelefonicanormalCharChar"/>
    <w:autoRedefine/>
    <w:rsid w:val="00693232"/>
    <w:pPr>
      <w:widowControl w:val="0"/>
      <w:spacing w:before="120"/>
      <w:jc w:val="both"/>
    </w:pPr>
    <w:rPr>
      <w:bCs/>
      <w:spacing w:val="-5"/>
      <w:sz w:val="26"/>
      <w:szCs w:val="26"/>
      <w:lang w:eastAsia="en-US"/>
    </w:rPr>
  </w:style>
  <w:style w:type="character" w:customStyle="1" w:styleId="TelefonicanormalCharChar">
    <w:name w:val="Telefonicanormal Char Char"/>
    <w:basedOn w:val="DefaultParagraphFont"/>
    <w:link w:val="Telefonicanormal"/>
    <w:rsid w:val="00693232"/>
    <w:rPr>
      <w:rFonts w:ascii="Times New Roman" w:eastAsia="Times New Roman" w:hAnsi="Times New Roman"/>
      <w:bCs/>
      <w:spacing w:val="-5"/>
      <w:sz w:val="26"/>
      <w:szCs w:val="26"/>
      <w:lang w:val="es-ES_tradnl"/>
    </w:rPr>
  </w:style>
  <w:style w:type="paragraph" w:customStyle="1" w:styleId="Paragraph">
    <w:name w:val="Paragraph"/>
    <w:basedOn w:val="Normal"/>
    <w:rsid w:val="00803C51"/>
    <w:pPr>
      <w:keepLines/>
      <w:tabs>
        <w:tab w:val="left" w:pos="450"/>
      </w:tabs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rFonts w:ascii="Verdana" w:hAnsi="Verdana" w:cs="Arial"/>
      <w:color w:val="000000"/>
      <w:sz w:val="20"/>
      <w:szCs w:val="20"/>
      <w:lang w:val="es-ES" w:eastAsia="zh-CN"/>
    </w:rPr>
  </w:style>
  <w:style w:type="paragraph" w:customStyle="1" w:styleId="Level21">
    <w:name w:val="Level 2: 1."/>
    <w:basedOn w:val="Normal"/>
    <w:rsid w:val="00804597"/>
    <w:pPr>
      <w:keepLines/>
      <w:numPr>
        <w:numId w:val="41"/>
      </w:numPr>
      <w:overflowPunct w:val="0"/>
      <w:autoSpaceDE w:val="0"/>
      <w:autoSpaceDN w:val="0"/>
      <w:adjustRightInd w:val="0"/>
      <w:spacing w:before="72" w:after="72"/>
      <w:jc w:val="both"/>
      <w:textAlignment w:val="baseline"/>
    </w:pPr>
    <w:rPr>
      <w:rFonts w:ascii="Verdana" w:hAnsi="Verdana" w:cs="Arial"/>
      <w:color w:val="0000FF"/>
      <w:sz w:val="20"/>
      <w:szCs w:val="20"/>
      <w:lang w:val="es-ES" w:eastAsia="es-ES"/>
    </w:rPr>
  </w:style>
  <w:style w:type="paragraph" w:customStyle="1" w:styleId="TituloNN">
    <w:name w:val="Titulo ! NN"/>
    <w:basedOn w:val="Heading1"/>
    <w:link w:val="TituloNNChar"/>
    <w:qFormat/>
    <w:rsid w:val="00253CD2"/>
    <w:pPr>
      <w:numPr>
        <w:numId w:val="0"/>
      </w:numPr>
      <w:ind w:left="432"/>
    </w:pPr>
    <w:rPr>
      <w:rFonts w:ascii="Helvetica CE 45 Light" w:hAnsi="Helvetica CE 45 Light"/>
      <w:color w:val="1F497D" w:themeColor="text2"/>
      <w:sz w:val="48"/>
      <w:lang w:val="es-ES"/>
    </w:rPr>
  </w:style>
  <w:style w:type="paragraph" w:customStyle="1" w:styleId="Titulo2NN">
    <w:name w:val="Titulo 2 NN"/>
    <w:basedOn w:val="Cabecera2"/>
    <w:link w:val="Titulo2NNChar"/>
    <w:qFormat/>
    <w:rsid w:val="00A42264"/>
    <w:pPr>
      <w:numPr>
        <w:ilvl w:val="0"/>
        <w:numId w:val="0"/>
      </w:numPr>
      <w:ind w:left="576"/>
    </w:pPr>
    <w:rPr>
      <w:lang w:val="es-ES"/>
    </w:rPr>
  </w:style>
  <w:style w:type="character" w:customStyle="1" w:styleId="TituloNNChar">
    <w:name w:val="Titulo ! NN Char"/>
    <w:basedOn w:val="Heading1Char"/>
    <w:link w:val="TituloNN"/>
    <w:rsid w:val="00253CD2"/>
    <w:rPr>
      <w:rFonts w:ascii="Helvetica CE 45 Light" w:eastAsia="Times New Roman" w:hAnsi="Helvetica CE 45 Light" w:cs="Arial"/>
      <w:b/>
      <w:bCs/>
      <w:smallCaps/>
      <w:color w:val="1F497D" w:themeColor="text2"/>
      <w:kern w:val="32"/>
      <w:sz w:val="48"/>
      <w:szCs w:val="32"/>
      <w:lang w:val="es-ES" w:eastAsia="en-CA"/>
    </w:rPr>
  </w:style>
  <w:style w:type="character" w:customStyle="1" w:styleId="Titulo2NNChar">
    <w:name w:val="Titulo 2 NN Char"/>
    <w:basedOn w:val="Cabecera2Char"/>
    <w:link w:val="Titulo2NN"/>
    <w:rsid w:val="00A42264"/>
    <w:rPr>
      <w:rFonts w:ascii="Arial" w:eastAsia="Times New Roman" w:hAnsi="Arial" w:cs="Arial"/>
      <w:b/>
      <w:bCs/>
      <w:iCs/>
      <w:color w:val="1F497D"/>
      <w:sz w:val="28"/>
      <w:szCs w:val="28"/>
      <w:lang w:val="es-ES" w:eastAsia="en-CA" w:bidi="ar-SA"/>
    </w:rPr>
  </w:style>
  <w:style w:type="paragraph" w:customStyle="1" w:styleId="Normal2">
    <w:name w:val="Normal2"/>
    <w:basedOn w:val="OfertaArial10"/>
    <w:link w:val="NORMALChar"/>
    <w:qFormat/>
    <w:rsid w:val="00111C37"/>
    <w:rPr>
      <w:rFonts w:ascii="Helvetica CE 45 Light" w:hAnsi="Helvetica CE 45 Light"/>
      <w:color w:val="1F497D" w:themeColor="text2"/>
      <w:lang w:val="es-ES"/>
    </w:rPr>
  </w:style>
  <w:style w:type="paragraph" w:customStyle="1" w:styleId="NUMEROSGRANDES">
    <w:name w:val="NUMEROS GRANDES"/>
    <w:basedOn w:val="ListParagraph"/>
    <w:link w:val="NUMEROSGRANDESCar"/>
    <w:qFormat/>
    <w:rsid w:val="003230CC"/>
    <w:pPr>
      <w:numPr>
        <w:numId w:val="42"/>
      </w:numPr>
      <w:spacing w:after="60"/>
      <w:contextualSpacing/>
    </w:pPr>
    <w:rPr>
      <w:rFonts w:asciiTheme="minorHAnsi" w:eastAsiaTheme="minorHAnsi" w:hAnsiTheme="minorHAnsi" w:cstheme="minorBidi"/>
      <w:b/>
      <w:color w:val="1F497D" w:themeColor="text2"/>
      <w:sz w:val="24"/>
      <w:szCs w:val="22"/>
      <w:u w:val="single"/>
      <w:lang w:val="es-ES"/>
    </w:rPr>
  </w:style>
  <w:style w:type="character" w:customStyle="1" w:styleId="NORMALChar">
    <w:name w:val="NORMAL Char"/>
    <w:basedOn w:val="OfertaArial10Char"/>
    <w:link w:val="Normal2"/>
    <w:rsid w:val="00111C37"/>
    <w:rPr>
      <w:rFonts w:ascii="Helvetica CE 45 Light" w:eastAsia="Times New Roman" w:hAnsi="Helvetica CE 45 Light" w:cs="Arial"/>
      <w:color w:val="1F497D" w:themeColor="text2"/>
      <w:szCs w:val="24"/>
      <w:lang w:val="es-ES" w:eastAsia="en-CA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230CC"/>
    <w:rPr>
      <w:rFonts w:ascii="Times New Roman" w:eastAsia="Times New Roman" w:hAnsi="Times New Roman"/>
    </w:rPr>
  </w:style>
  <w:style w:type="character" w:customStyle="1" w:styleId="NUMEROSGRANDESCar">
    <w:name w:val="NUMEROS GRANDES Car"/>
    <w:basedOn w:val="ListParagraphChar"/>
    <w:link w:val="NUMEROSGRANDES"/>
    <w:rsid w:val="003230CC"/>
    <w:rPr>
      <w:rFonts w:asciiTheme="minorHAnsi" w:eastAsiaTheme="minorHAnsi" w:hAnsiTheme="minorHAnsi" w:cstheme="minorBidi"/>
      <w:b/>
      <w:color w:val="1F497D" w:themeColor="text2"/>
      <w:sz w:val="24"/>
      <w:szCs w:val="22"/>
      <w:u w:val="single"/>
      <w:lang w:val="es-ES"/>
    </w:rPr>
  </w:style>
  <w:style w:type="numbering" w:customStyle="1" w:styleId="NoList1">
    <w:name w:val="No List1"/>
    <w:next w:val="NoList"/>
    <w:uiPriority w:val="99"/>
    <w:semiHidden/>
    <w:unhideWhenUsed/>
    <w:rsid w:val="003230CC"/>
  </w:style>
  <w:style w:type="paragraph" w:customStyle="1" w:styleId="puntos10">
    <w:name w:val="puntos 1"/>
    <w:basedOn w:val="Normal"/>
    <w:link w:val="puntos1Car"/>
    <w:qFormat/>
    <w:rsid w:val="003230CC"/>
    <w:pPr>
      <w:numPr>
        <w:numId w:val="43"/>
      </w:numPr>
      <w:spacing w:after="240"/>
      <w:jc w:val="both"/>
    </w:pPr>
    <w:rPr>
      <w:rFonts w:ascii="Arial" w:hAnsi="Arial"/>
      <w:sz w:val="20"/>
      <w:szCs w:val="22"/>
      <w:lang w:val="es-ES" w:eastAsia="en-US"/>
    </w:rPr>
  </w:style>
  <w:style w:type="character" w:customStyle="1" w:styleId="puntos1Car">
    <w:name w:val="puntos 1 Car"/>
    <w:basedOn w:val="DefaultParagraphFont"/>
    <w:link w:val="puntos10"/>
    <w:rsid w:val="003230CC"/>
    <w:rPr>
      <w:rFonts w:ascii="Arial" w:eastAsia="Times New Roman" w:hAnsi="Arial"/>
      <w:szCs w:val="22"/>
      <w:lang w:val="es-ES"/>
    </w:rPr>
  </w:style>
  <w:style w:type="paragraph" w:customStyle="1" w:styleId="PargrafEstndard">
    <w:name w:val="Paràgraf Estàndard"/>
    <w:basedOn w:val="Normal"/>
    <w:link w:val="PargrafEstndardCar"/>
    <w:rsid w:val="003230CC"/>
    <w:pPr>
      <w:spacing w:before="120" w:after="120"/>
      <w:jc w:val="both"/>
    </w:pPr>
    <w:rPr>
      <w:rFonts w:ascii="Arial" w:hAnsi="Arial"/>
      <w:sz w:val="20"/>
      <w:szCs w:val="20"/>
      <w:lang w:val="es-ES" w:eastAsia="es-ES"/>
    </w:rPr>
  </w:style>
  <w:style w:type="character" w:customStyle="1" w:styleId="PargrafEstndardCar">
    <w:name w:val="Paràgraf Estàndard Car"/>
    <w:basedOn w:val="DefaultParagraphFont"/>
    <w:link w:val="PargrafEstndard"/>
    <w:rsid w:val="003230CC"/>
    <w:rPr>
      <w:rFonts w:ascii="Arial" w:eastAsia="Times New Roman" w:hAnsi="Arial"/>
      <w:lang w:val="es-ES" w:eastAsia="es-ES"/>
    </w:rPr>
  </w:style>
  <w:style w:type="character" w:customStyle="1" w:styleId="TelefonicaNormalChar">
    <w:name w:val="Telefonica Normal Char"/>
    <w:basedOn w:val="DefaultParagraphFont"/>
    <w:link w:val="TelefonicaNormal0"/>
    <w:locked/>
    <w:rsid w:val="003230CC"/>
    <w:rPr>
      <w:rFonts w:ascii="Arial" w:hAnsi="Arial" w:cs="Arial"/>
      <w:color w:val="1F497D"/>
    </w:rPr>
  </w:style>
  <w:style w:type="paragraph" w:customStyle="1" w:styleId="TelefonicaNormal0">
    <w:name w:val="Telefonica Normal"/>
    <w:basedOn w:val="Normal"/>
    <w:link w:val="TelefonicaNormalChar"/>
    <w:rsid w:val="003230CC"/>
    <w:pPr>
      <w:spacing w:line="264" w:lineRule="auto"/>
      <w:jc w:val="both"/>
    </w:pPr>
    <w:rPr>
      <w:rFonts w:ascii="Arial" w:eastAsia="Calibri" w:hAnsi="Arial" w:cs="Arial"/>
      <w:color w:val="1F497D"/>
      <w:sz w:val="20"/>
      <w:szCs w:val="20"/>
      <w:lang w:val="en-US" w:eastAsia="en-US"/>
    </w:rPr>
  </w:style>
  <w:style w:type="table" w:styleId="LightShading-Accent3">
    <w:name w:val="Light Shading Accent 3"/>
    <w:basedOn w:val="TableNormal"/>
    <w:uiPriority w:val="60"/>
    <w:rsid w:val="003230CC"/>
    <w:pPr>
      <w:jc w:val="both"/>
    </w:pPr>
    <w:rPr>
      <w:rFonts w:asciiTheme="minorHAnsi" w:eastAsiaTheme="minorHAnsi" w:hAnsiTheme="minorHAnsi" w:cstheme="minorBidi"/>
      <w:color w:val="76923C" w:themeColor="accent3" w:themeShade="BF"/>
      <w:sz w:val="22"/>
      <w:szCs w:val="22"/>
      <w:lang w:val="es-E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MediumShading1-Accent3">
    <w:name w:val="Medium Shading 1 Accent 3"/>
    <w:basedOn w:val="TableNormal"/>
    <w:uiPriority w:val="63"/>
    <w:rsid w:val="003230CC"/>
    <w:pPr>
      <w:jc w:val="both"/>
    </w:pPr>
    <w:rPr>
      <w:rFonts w:asciiTheme="minorHAnsi" w:eastAsiaTheme="minorHAnsi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3230CC"/>
    <w:pPr>
      <w:jc w:val="both"/>
    </w:pPr>
    <w:rPr>
      <w:rFonts w:asciiTheme="minorHAnsi" w:eastAsiaTheme="minorHAnsi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Sombreadomedio2-nfasis11">
    <w:name w:val="Sombreado medio 2 - Énfasis 11"/>
    <w:basedOn w:val="TableNormal"/>
    <w:uiPriority w:val="64"/>
    <w:rsid w:val="003230CC"/>
    <w:pPr>
      <w:jc w:val="both"/>
    </w:pPr>
    <w:rPr>
      <w:rFonts w:asciiTheme="minorHAnsi" w:eastAsiaTheme="minorHAnsi" w:hAnsiTheme="minorHAnsi" w:cstheme="minorBidi"/>
      <w:sz w:val="22"/>
      <w:szCs w:val="22"/>
      <w:lang w:val="es-E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eGrid1">
    <w:name w:val="Table Grid1"/>
    <w:basedOn w:val="TableNormal"/>
    <w:next w:val="TableGrid"/>
    <w:uiPriority w:val="59"/>
    <w:rsid w:val="003230CC"/>
    <w:pPr>
      <w:jc w:val="both"/>
    </w:pPr>
    <w:rPr>
      <w:rFonts w:asciiTheme="minorHAnsi" w:eastAsiaTheme="minorHAnsi" w:hAnsiTheme="minorHAnsi" w:cstheme="minorBidi"/>
      <w:sz w:val="22"/>
      <w:szCs w:val="22"/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30CC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smallCaps w:val="0"/>
      <w:color w:val="365F91" w:themeColor="accent1" w:themeShade="BF"/>
      <w:kern w:val="0"/>
      <w:sz w:val="28"/>
      <w:szCs w:val="28"/>
      <w:lang w:val="es-ES" w:eastAsia="en-US"/>
    </w:rPr>
  </w:style>
  <w:style w:type="paragraph" w:customStyle="1" w:styleId="tablaREFERENCIAS">
    <w:name w:val="tabla REFERENCIAS"/>
    <w:basedOn w:val="Normal"/>
    <w:link w:val="tablaREFERENCIASChar"/>
    <w:qFormat/>
    <w:rsid w:val="003230CC"/>
    <w:pPr>
      <w:spacing w:after="60"/>
      <w:ind w:left="717" w:hanging="360"/>
      <w:contextualSpacing/>
      <w:jc w:val="both"/>
    </w:pPr>
    <w:rPr>
      <w:rFonts w:asciiTheme="minorHAnsi" w:eastAsiaTheme="minorHAnsi" w:hAnsiTheme="minorHAnsi" w:cstheme="minorBidi"/>
      <w:b/>
      <w:color w:val="1F497D" w:themeColor="text2"/>
      <w:sz w:val="24"/>
      <w:szCs w:val="22"/>
      <w:u w:val="single"/>
      <w:lang w:val="es-ES" w:eastAsia="en-US"/>
    </w:rPr>
  </w:style>
  <w:style w:type="character" w:customStyle="1" w:styleId="tablaREFERENCIASChar">
    <w:name w:val="tabla REFERENCIAS Char"/>
    <w:basedOn w:val="DefaultParagraphFont"/>
    <w:link w:val="tablaREFERENCIAS"/>
    <w:rsid w:val="003230CC"/>
    <w:rPr>
      <w:rFonts w:asciiTheme="minorHAnsi" w:eastAsiaTheme="minorHAnsi" w:hAnsiTheme="minorHAnsi" w:cstheme="minorBidi"/>
      <w:b/>
      <w:color w:val="1F497D" w:themeColor="text2"/>
      <w:sz w:val="24"/>
      <w:szCs w:val="22"/>
      <w:u w:val="single"/>
      <w:lang w:val="es-ES"/>
    </w:rPr>
  </w:style>
  <w:style w:type="paragraph" w:customStyle="1" w:styleId="normalnormal">
    <w:name w:val="normal normal !!!!"/>
    <w:basedOn w:val="BodyText"/>
    <w:rsid w:val="00AD48C6"/>
    <w:pPr>
      <w:spacing w:after="0"/>
      <w:jc w:val="both"/>
    </w:pPr>
    <w:rPr>
      <w:rFonts w:ascii="Arial" w:hAnsi="Arial" w:cs="Arial"/>
      <w:sz w:val="20"/>
      <w:lang w:val="en-GB" w:eastAsia="en-US"/>
    </w:rPr>
  </w:style>
  <w:style w:type="paragraph" w:customStyle="1" w:styleId="Sepe-Puntos">
    <w:name w:val="Sepe - Puntos"/>
    <w:basedOn w:val="OfertaArial10"/>
    <w:link w:val="Sepe-PuntosChar"/>
    <w:qFormat/>
    <w:rsid w:val="00AD48C6"/>
    <w:pPr>
      <w:numPr>
        <w:ilvl w:val="1"/>
        <w:numId w:val="45"/>
      </w:numPr>
      <w:spacing w:after="0" w:line="240" w:lineRule="auto"/>
    </w:pPr>
    <w:rPr>
      <w:i/>
      <w:szCs w:val="22"/>
    </w:rPr>
  </w:style>
  <w:style w:type="paragraph" w:customStyle="1" w:styleId="Sepe-Puntos2">
    <w:name w:val="Sepe - Puntos 2"/>
    <w:basedOn w:val="OfertaArial10"/>
    <w:link w:val="Sepe-Puntos2Char"/>
    <w:qFormat/>
    <w:rsid w:val="00AD48C6"/>
    <w:pPr>
      <w:numPr>
        <w:numId w:val="44"/>
      </w:numPr>
      <w:spacing w:before="0" w:after="60" w:line="240" w:lineRule="auto"/>
    </w:pPr>
    <w:rPr>
      <w:lang w:val="es-ES"/>
    </w:rPr>
  </w:style>
  <w:style w:type="character" w:customStyle="1" w:styleId="Sepe-PuntosChar">
    <w:name w:val="Sepe - Puntos Char"/>
    <w:basedOn w:val="OfertaArial10Char"/>
    <w:link w:val="Sepe-Puntos"/>
    <w:rsid w:val="00AD48C6"/>
    <w:rPr>
      <w:rFonts w:ascii="Arial" w:eastAsia="Times New Roman" w:hAnsi="Arial" w:cs="Arial"/>
      <w:i/>
      <w:color w:val="1F497D"/>
      <w:szCs w:val="22"/>
      <w:lang w:val="es-ES_tradnl" w:eastAsia="en-CA"/>
    </w:rPr>
  </w:style>
  <w:style w:type="character" w:customStyle="1" w:styleId="Sepe-Puntos2Char">
    <w:name w:val="Sepe - Puntos 2 Char"/>
    <w:basedOn w:val="OfertaArial10Char"/>
    <w:link w:val="Sepe-Puntos2"/>
    <w:rsid w:val="00AD48C6"/>
    <w:rPr>
      <w:rFonts w:ascii="Arial" w:eastAsia="Times New Roman" w:hAnsi="Arial" w:cs="Arial"/>
      <w:color w:val="1F497D"/>
      <w:szCs w:val="24"/>
      <w:lang w:val="es-ES" w:eastAsia="en-CA"/>
    </w:rPr>
  </w:style>
  <w:style w:type="paragraph" w:customStyle="1" w:styleId="Elipsos-Puntos1">
    <w:name w:val="Elipsos-Puntos 1"/>
    <w:basedOn w:val="ListParagraph"/>
    <w:qFormat/>
    <w:rsid w:val="00AD48C6"/>
    <w:pPr>
      <w:numPr>
        <w:numId w:val="46"/>
      </w:numPr>
      <w:spacing w:before="60" w:after="60"/>
    </w:pPr>
    <w:rPr>
      <w:rFonts w:ascii="Calibri" w:eastAsia="Calibri" w:hAnsi="Calibri" w:cs="Calibri"/>
      <w:color w:val="404040"/>
      <w:szCs w:val="22"/>
      <w:lang w:val="es-ES"/>
    </w:rPr>
  </w:style>
  <w:style w:type="paragraph" w:customStyle="1" w:styleId="Puntostablas">
    <w:name w:val="Puntos tablas"/>
    <w:basedOn w:val="Normal"/>
    <w:link w:val="PuntostablasChar"/>
    <w:uiPriority w:val="99"/>
    <w:qFormat/>
    <w:rsid w:val="007B4454"/>
    <w:pPr>
      <w:numPr>
        <w:numId w:val="47"/>
      </w:numPr>
      <w:spacing w:after="60"/>
      <w:jc w:val="both"/>
    </w:pPr>
    <w:rPr>
      <w:rFonts w:ascii="Calibri" w:eastAsia="Calibri" w:hAnsi="Calibri" w:cs="Calibri"/>
      <w:color w:val="404040"/>
      <w:sz w:val="20"/>
      <w:szCs w:val="20"/>
      <w:lang w:val="es-ES" w:eastAsia="en-US"/>
    </w:rPr>
  </w:style>
  <w:style w:type="character" w:customStyle="1" w:styleId="PuntostablasChar">
    <w:name w:val="Puntos tablas Char"/>
    <w:basedOn w:val="DefaultParagraphFont"/>
    <w:link w:val="Puntostablas"/>
    <w:uiPriority w:val="99"/>
    <w:rsid w:val="007B4454"/>
    <w:rPr>
      <w:rFonts w:cs="Calibri"/>
      <w:color w:val="404040"/>
      <w:lang w:val="es-ES"/>
    </w:rPr>
  </w:style>
  <w:style w:type="character" w:customStyle="1" w:styleId="NormalWebChar">
    <w:name w:val="Normal (Web) Char"/>
    <w:basedOn w:val="DefaultParagraphFont"/>
    <w:link w:val="NormalWeb"/>
    <w:uiPriority w:val="99"/>
    <w:locked/>
    <w:rsid w:val="007B4454"/>
    <w:rPr>
      <w:rFonts w:ascii="Times New Roman" w:eastAsia="Times New Roman" w:hAnsi="Times New Roman"/>
      <w:sz w:val="24"/>
      <w:szCs w:val="24"/>
      <w:lang w:val="es-ES_tradnl"/>
    </w:rPr>
  </w:style>
  <w:style w:type="paragraph" w:customStyle="1" w:styleId="PuntosTIWS">
    <w:name w:val="Puntos TIWS"/>
    <w:basedOn w:val="Normal"/>
    <w:link w:val="PuntosTIWSChar"/>
    <w:qFormat/>
    <w:rsid w:val="007B4454"/>
    <w:pPr>
      <w:numPr>
        <w:numId w:val="49"/>
      </w:numPr>
      <w:spacing w:before="120" w:after="120"/>
    </w:pPr>
    <w:rPr>
      <w:rFonts w:ascii="Arial" w:eastAsia="Calibri" w:hAnsi="Arial" w:cs="Arial"/>
      <w:color w:val="365F91" w:themeColor="accent1" w:themeShade="BF"/>
      <w:sz w:val="20"/>
      <w:szCs w:val="18"/>
      <w:lang w:eastAsia="en-US"/>
    </w:rPr>
  </w:style>
  <w:style w:type="paragraph" w:customStyle="1" w:styleId="PuntosTIWSNormal">
    <w:name w:val="Puntos TIWS Normal"/>
    <w:basedOn w:val="PuntosTIWS"/>
    <w:link w:val="PuntosTIWSNormalChar"/>
    <w:qFormat/>
    <w:rsid w:val="00D047F1"/>
    <w:pPr>
      <w:spacing w:before="60" w:after="0"/>
      <w:ind w:left="641" w:hanging="357"/>
    </w:pPr>
    <w:rPr>
      <w:color w:val="1F497D" w:themeColor="text2"/>
    </w:rPr>
  </w:style>
  <w:style w:type="character" w:customStyle="1" w:styleId="PuntosTIWSChar">
    <w:name w:val="Puntos TIWS Char"/>
    <w:basedOn w:val="DefaultParagraphFont"/>
    <w:link w:val="PuntosTIWS"/>
    <w:rsid w:val="007B4454"/>
    <w:rPr>
      <w:rFonts w:ascii="Arial" w:hAnsi="Arial" w:cs="Arial"/>
      <w:color w:val="365F91" w:themeColor="accent1" w:themeShade="BF"/>
      <w:szCs w:val="18"/>
      <w:lang w:val="es-ES_tradnl"/>
    </w:rPr>
  </w:style>
  <w:style w:type="paragraph" w:customStyle="1" w:styleId="PuntosTIWSredondo">
    <w:name w:val="Puntos TIWS redondo"/>
    <w:basedOn w:val="Normal"/>
    <w:link w:val="PuntosTIWSredondoChar"/>
    <w:qFormat/>
    <w:rsid w:val="00D047F1"/>
    <w:pPr>
      <w:numPr>
        <w:ilvl w:val="1"/>
        <w:numId w:val="50"/>
      </w:numPr>
      <w:tabs>
        <w:tab w:val="clear" w:pos="1440"/>
        <w:tab w:val="num" w:pos="993"/>
      </w:tabs>
      <w:spacing w:after="0"/>
      <w:ind w:left="993" w:hanging="284"/>
      <w:jc w:val="both"/>
    </w:pPr>
    <w:rPr>
      <w:rFonts w:ascii="Arial" w:hAnsi="Arial" w:cs="Arial"/>
      <w:color w:val="1F497D" w:themeColor="text2"/>
      <w:sz w:val="20"/>
      <w:szCs w:val="22"/>
      <w:lang w:eastAsia="en-US"/>
    </w:rPr>
  </w:style>
  <w:style w:type="character" w:customStyle="1" w:styleId="PuntosTIWSNormalChar">
    <w:name w:val="Puntos TIWS Normal Char"/>
    <w:basedOn w:val="PuntosTIWSChar"/>
    <w:link w:val="PuntosTIWSNormal"/>
    <w:rsid w:val="00D047F1"/>
    <w:rPr>
      <w:rFonts w:ascii="Arial" w:hAnsi="Arial" w:cs="Arial"/>
      <w:color w:val="1F497D" w:themeColor="text2"/>
      <w:szCs w:val="18"/>
      <w:lang w:val="es-ES_tradnl"/>
    </w:rPr>
  </w:style>
  <w:style w:type="character" w:customStyle="1" w:styleId="PuntosTIWSredondoChar">
    <w:name w:val="Puntos TIWS redondo Char"/>
    <w:basedOn w:val="DefaultParagraphFont"/>
    <w:link w:val="PuntosTIWSredondo"/>
    <w:rsid w:val="00D047F1"/>
    <w:rPr>
      <w:rFonts w:ascii="Arial" w:eastAsia="Times New Roman" w:hAnsi="Arial" w:cs="Arial"/>
      <w:color w:val="1F497D" w:themeColor="text2"/>
      <w:szCs w:val="22"/>
      <w:lang w:val="es-ES_tradnl"/>
    </w:rPr>
  </w:style>
  <w:style w:type="paragraph" w:customStyle="1" w:styleId="PuntosenazulTIWS">
    <w:name w:val="Puntos en azul TIWS"/>
    <w:basedOn w:val="ListParagraph"/>
    <w:qFormat/>
    <w:rsid w:val="007B4454"/>
    <w:pPr>
      <w:numPr>
        <w:ilvl w:val="3"/>
        <w:numId w:val="50"/>
      </w:numPr>
      <w:spacing w:before="120" w:after="60" w:line="288" w:lineRule="auto"/>
    </w:pPr>
    <w:rPr>
      <w:rFonts w:ascii="Calibri" w:eastAsia="Calibri" w:hAnsi="Calibri" w:cs="Calibri"/>
      <w:color w:val="365F91" w:themeColor="accent1" w:themeShade="BF"/>
      <w:sz w:val="22"/>
      <w:szCs w:val="22"/>
      <w:lang w:val="es-ES_tradnl"/>
    </w:rPr>
  </w:style>
  <w:style w:type="paragraph" w:customStyle="1" w:styleId="PuntosSEPE3ernivel">
    <w:name w:val="Puntos SEPE 3er nivel"/>
    <w:basedOn w:val="Normal"/>
    <w:link w:val="PuntosSEPE3ernivelChar"/>
    <w:qFormat/>
    <w:rsid w:val="007B4454"/>
    <w:pPr>
      <w:numPr>
        <w:ilvl w:val="2"/>
        <w:numId w:val="48"/>
      </w:numPr>
      <w:spacing w:after="0"/>
      <w:jc w:val="both"/>
    </w:pPr>
    <w:rPr>
      <w:rFonts w:ascii="Arial" w:hAnsi="Arial" w:cs="Arial"/>
      <w:color w:val="365F91" w:themeColor="accent1" w:themeShade="BF"/>
      <w:sz w:val="20"/>
    </w:rPr>
  </w:style>
  <w:style w:type="character" w:customStyle="1" w:styleId="PuntosSEPE3ernivelChar">
    <w:name w:val="Puntos SEPE 3er nivel Char"/>
    <w:basedOn w:val="DefaultParagraphFont"/>
    <w:link w:val="PuntosSEPE3ernivel"/>
    <w:rsid w:val="007B4454"/>
    <w:rPr>
      <w:rFonts w:ascii="Arial" w:eastAsia="Times New Roman" w:hAnsi="Arial" w:cs="Arial"/>
      <w:color w:val="365F91" w:themeColor="accent1" w:themeShade="BF"/>
      <w:szCs w:val="24"/>
      <w:lang w:val="es-ES_tradnl" w:eastAsia="en-CA"/>
    </w:rPr>
  </w:style>
  <w:style w:type="character" w:styleId="SubtleReference">
    <w:name w:val="Subtle Reference"/>
    <w:basedOn w:val="DefaultParagraphFont"/>
    <w:uiPriority w:val="31"/>
    <w:qFormat/>
    <w:rsid w:val="004B3FE7"/>
    <w:rPr>
      <w:lang w:val="es-ES"/>
    </w:rPr>
  </w:style>
  <w:style w:type="paragraph" w:customStyle="1" w:styleId="Figuras">
    <w:name w:val="Figuras"/>
    <w:basedOn w:val="PuntosenazulTIWS"/>
    <w:link w:val="FigurasChar"/>
    <w:qFormat/>
    <w:rsid w:val="007B4454"/>
    <w:pPr>
      <w:numPr>
        <w:ilvl w:val="0"/>
        <w:numId w:val="0"/>
      </w:numPr>
      <w:ind w:left="2880"/>
    </w:pPr>
    <w:rPr>
      <w:rFonts w:ascii="Arial" w:hAnsi="Arial" w:cs="Arial"/>
      <w:sz w:val="14"/>
      <w:szCs w:val="16"/>
    </w:rPr>
  </w:style>
  <w:style w:type="character" w:customStyle="1" w:styleId="FigurasChar">
    <w:name w:val="Figuras Char"/>
    <w:basedOn w:val="DefaultParagraphFont"/>
    <w:link w:val="Figuras"/>
    <w:rsid w:val="007B4454"/>
    <w:rPr>
      <w:rFonts w:ascii="Arial" w:hAnsi="Arial" w:cs="Arial"/>
      <w:color w:val="365F91" w:themeColor="accent1" w:themeShade="BF"/>
      <w:sz w:val="14"/>
      <w:szCs w:val="16"/>
      <w:lang w:val="es-ES_tradnl"/>
    </w:rPr>
  </w:style>
  <w:style w:type="paragraph" w:customStyle="1" w:styleId="Cabecera3new">
    <w:name w:val="Cabecera 3 new"/>
    <w:basedOn w:val="Cabecera2"/>
    <w:next w:val="OfertaArial10"/>
    <w:link w:val="Cabecera3newChar"/>
    <w:qFormat/>
    <w:rsid w:val="00680060"/>
    <w:pPr>
      <w:keepNext w:val="0"/>
      <w:numPr>
        <w:ilvl w:val="2"/>
      </w:numPr>
    </w:pPr>
    <w:rPr>
      <w:b w:val="0"/>
      <w:sz w:val="24"/>
    </w:rPr>
  </w:style>
  <w:style w:type="character" w:styleId="IntenseReference">
    <w:name w:val="Intense Reference"/>
    <w:basedOn w:val="DefaultParagraphFont"/>
    <w:uiPriority w:val="32"/>
    <w:qFormat/>
    <w:rsid w:val="00111CA7"/>
    <w:rPr>
      <w:b/>
      <w:bCs/>
      <w:smallCaps/>
      <w:color w:val="C0504D" w:themeColor="accent2"/>
      <w:spacing w:val="5"/>
      <w:u w:val="single"/>
    </w:rPr>
  </w:style>
  <w:style w:type="character" w:customStyle="1" w:styleId="Cabecera3newChar">
    <w:name w:val="Cabecera 3 new Char"/>
    <w:basedOn w:val="Cabecera2Char"/>
    <w:link w:val="Cabecera3new"/>
    <w:rsid w:val="00680060"/>
    <w:rPr>
      <w:rFonts w:ascii="Arial" w:eastAsia="Times New Roman" w:hAnsi="Arial" w:cs="Arial"/>
      <w:b w:val="0"/>
      <w:bCs/>
      <w:iCs/>
      <w:color w:val="1F497D"/>
      <w:sz w:val="24"/>
      <w:szCs w:val="28"/>
      <w:lang w:val="es-ES_tradnl" w:eastAsia="en-CA" w:bidi="ar-SA"/>
    </w:rPr>
  </w:style>
  <w:style w:type="paragraph" w:styleId="Revision">
    <w:name w:val="Revision"/>
    <w:hidden/>
    <w:uiPriority w:val="99"/>
    <w:semiHidden/>
    <w:rsid w:val="002A15EC"/>
    <w:rPr>
      <w:rFonts w:ascii="Times New Roman" w:eastAsia="Times New Roman" w:hAnsi="Times New Roman"/>
      <w:sz w:val="22"/>
      <w:szCs w:val="24"/>
      <w:lang w:val="es-ES_tradnl" w:eastAsia="en-CA"/>
    </w:rPr>
  </w:style>
  <w:style w:type="paragraph" w:customStyle="1" w:styleId="TITULO1Ferrovial">
    <w:name w:val="TITULO 1 Ferrovial"/>
    <w:basedOn w:val="Normal"/>
    <w:rsid w:val="00001FEB"/>
    <w:pPr>
      <w:numPr>
        <w:ilvl w:val="1"/>
        <w:numId w:val="51"/>
      </w:numPr>
      <w:spacing w:after="120"/>
      <w:jc w:val="both"/>
    </w:pPr>
    <w:rPr>
      <w:rFonts w:ascii="Verdana" w:hAnsi="Verdana" w:cs="Arial"/>
      <w:color w:val="000000"/>
      <w:sz w:val="16"/>
      <w:lang w:val="es-ES" w:eastAsia="es-ES"/>
    </w:rPr>
  </w:style>
  <w:style w:type="paragraph" w:customStyle="1" w:styleId="Puntos1">
    <w:name w:val="Puntos 1"/>
    <w:basedOn w:val="TITULO1Ferrovial"/>
    <w:qFormat/>
    <w:rsid w:val="00001FEB"/>
    <w:pPr>
      <w:keepNext/>
      <w:numPr>
        <w:numId w:val="52"/>
      </w:numPr>
      <w:tabs>
        <w:tab w:val="left" w:pos="1985"/>
      </w:tabs>
    </w:pPr>
    <w:rPr>
      <w:sz w:val="20"/>
      <w:szCs w:val="20"/>
      <w:lang w:val="es-ES_tradnl"/>
    </w:rPr>
  </w:style>
  <w:style w:type="paragraph" w:customStyle="1" w:styleId="Puntos2">
    <w:name w:val="Puntos 2"/>
    <w:basedOn w:val="TITULO1Ferrovial"/>
    <w:link w:val="Puntos2Car"/>
    <w:qFormat/>
    <w:rsid w:val="00001FEB"/>
    <w:pPr>
      <w:ind w:left="1985" w:firstLine="0"/>
    </w:pPr>
    <w:rPr>
      <w:sz w:val="20"/>
      <w:szCs w:val="20"/>
      <w:lang w:val="es-ES_tradnl"/>
    </w:rPr>
  </w:style>
  <w:style w:type="character" w:customStyle="1" w:styleId="Puntos2Car">
    <w:name w:val="Puntos 2 Car"/>
    <w:basedOn w:val="DefaultParagraphFont"/>
    <w:link w:val="Puntos2"/>
    <w:rsid w:val="00001FEB"/>
    <w:rPr>
      <w:rFonts w:ascii="Verdana" w:eastAsia="Times New Roman" w:hAnsi="Verdana" w:cs="Arial"/>
      <w:color w:val="000000"/>
      <w:lang w:val="es-ES_tradnl" w:eastAsia="es-ES"/>
    </w:rPr>
  </w:style>
  <w:style w:type="paragraph" w:customStyle="1" w:styleId="PrisaPuntosrojos">
    <w:name w:val="Prisa_Puntos rojos"/>
    <w:basedOn w:val="Puntos1"/>
    <w:link w:val="PrisaPuntosrojosChar"/>
    <w:qFormat/>
    <w:rsid w:val="00001FEB"/>
    <w:pPr>
      <w:keepLines/>
      <w:tabs>
        <w:tab w:val="clear" w:pos="1985"/>
        <w:tab w:val="left" w:pos="1418"/>
      </w:tabs>
      <w:ind w:firstLine="1134"/>
    </w:pPr>
  </w:style>
  <w:style w:type="character" w:customStyle="1" w:styleId="PrisaPuntosrojosChar">
    <w:name w:val="Prisa_Puntos rojos Char"/>
    <w:basedOn w:val="puntos1Car"/>
    <w:link w:val="PrisaPuntosrojos"/>
    <w:rsid w:val="00001FEB"/>
    <w:rPr>
      <w:rFonts w:ascii="Verdana" w:eastAsia="Times New Roman" w:hAnsi="Verdana" w:cs="Arial"/>
      <w:color w:val="000000"/>
      <w:szCs w:val="22"/>
      <w:lang w:val="es-ES_tradnl" w:eastAsia="es-ES"/>
    </w:rPr>
  </w:style>
  <w:style w:type="paragraph" w:customStyle="1" w:styleId="Ilustracion">
    <w:name w:val="Ilustracion"/>
    <w:basedOn w:val="Normal"/>
    <w:link w:val="IlustracionCar"/>
    <w:uiPriority w:val="99"/>
    <w:qFormat/>
    <w:rsid w:val="008C23F3"/>
    <w:pPr>
      <w:spacing w:before="120" w:after="60" w:line="288" w:lineRule="auto"/>
      <w:ind w:left="360"/>
      <w:jc w:val="center"/>
    </w:pPr>
    <w:rPr>
      <w:rFonts w:ascii="Calibri" w:eastAsia="Calibri" w:hAnsi="Calibri" w:cs="Calibri"/>
      <w:color w:val="404040"/>
      <w:sz w:val="14"/>
      <w:szCs w:val="16"/>
      <w:lang w:eastAsia="en-US"/>
    </w:rPr>
  </w:style>
  <w:style w:type="character" w:customStyle="1" w:styleId="IlustracionCar">
    <w:name w:val="Ilustracion Car"/>
    <w:basedOn w:val="DefaultParagraphFont"/>
    <w:link w:val="Ilustracion"/>
    <w:uiPriority w:val="99"/>
    <w:locked/>
    <w:rsid w:val="008C23F3"/>
    <w:rPr>
      <w:rFonts w:cs="Calibri"/>
      <w:color w:val="404040"/>
      <w:sz w:val="14"/>
      <w:szCs w:val="16"/>
      <w:lang w:val="es-ES_tradnl"/>
    </w:rPr>
  </w:style>
  <w:style w:type="character" w:styleId="IntenseEmphasis">
    <w:name w:val="Intense Emphasis"/>
    <w:basedOn w:val="DefaultParagraphFont"/>
    <w:uiPriority w:val="21"/>
    <w:qFormat/>
    <w:rsid w:val="008C23F3"/>
    <w:rPr>
      <w:rFonts w:ascii="Calibri" w:hAnsi="Calibri"/>
      <w:b/>
      <w:bCs/>
      <w:i/>
      <w:iCs/>
      <w:color w:val="4F81BD"/>
      <w:sz w:val="24"/>
    </w:rPr>
  </w:style>
  <w:style w:type="paragraph" w:customStyle="1" w:styleId="PuntosTIWS-3">
    <w:name w:val="Puntos TIWS - 3"/>
    <w:basedOn w:val="Normal"/>
    <w:link w:val="PuntosTIWS-3Char"/>
    <w:qFormat/>
    <w:rsid w:val="008C23F3"/>
    <w:pPr>
      <w:numPr>
        <w:ilvl w:val="2"/>
        <w:numId w:val="53"/>
      </w:numPr>
      <w:tabs>
        <w:tab w:val="clear" w:pos="2508"/>
        <w:tab w:val="num" w:pos="1560"/>
      </w:tabs>
      <w:spacing w:before="60" w:after="60"/>
      <w:ind w:left="1560"/>
      <w:jc w:val="both"/>
    </w:pPr>
    <w:rPr>
      <w:rFonts w:ascii="Calibri" w:eastAsia="Calibri" w:hAnsi="Calibri" w:cs="Verdana"/>
      <w:color w:val="404040"/>
      <w:szCs w:val="22"/>
      <w:lang w:val="es-ES" w:eastAsia="en-US"/>
    </w:rPr>
  </w:style>
  <w:style w:type="character" w:customStyle="1" w:styleId="PuntosTIWS-3Char">
    <w:name w:val="Puntos TIWS - 3 Char"/>
    <w:basedOn w:val="DefaultParagraphFont"/>
    <w:link w:val="PuntosTIWS-3"/>
    <w:rsid w:val="008C23F3"/>
    <w:rPr>
      <w:rFonts w:cs="Verdana"/>
      <w:color w:val="404040"/>
      <w:sz w:val="22"/>
      <w:szCs w:val="22"/>
      <w:lang w:val="es-ES"/>
    </w:rPr>
  </w:style>
  <w:style w:type="paragraph" w:customStyle="1" w:styleId="PuntosNegritaSubTIWS">
    <w:name w:val="Puntos Negrita Sub TIWS"/>
    <w:basedOn w:val="PuntosenazulTIWS"/>
    <w:link w:val="PuntosNegritaSubTIWSChar"/>
    <w:qFormat/>
    <w:rsid w:val="008C23F3"/>
    <w:pPr>
      <w:numPr>
        <w:ilvl w:val="0"/>
        <w:numId w:val="0"/>
      </w:numPr>
      <w:tabs>
        <w:tab w:val="num" w:pos="2880"/>
      </w:tabs>
      <w:ind w:left="567" w:hanging="720"/>
    </w:pPr>
    <w:rPr>
      <w:b/>
      <w:u w:val="single"/>
    </w:rPr>
  </w:style>
  <w:style w:type="character" w:customStyle="1" w:styleId="PuntosNegritaSubTIWSChar">
    <w:name w:val="Puntos Negrita Sub TIWS Char"/>
    <w:basedOn w:val="DefaultParagraphFont"/>
    <w:link w:val="PuntosNegritaSubTIWS"/>
    <w:rsid w:val="008C23F3"/>
    <w:rPr>
      <w:rFonts w:cs="Calibri"/>
      <w:b/>
      <w:color w:val="365F91" w:themeColor="accent1" w:themeShade="BF"/>
      <w:sz w:val="22"/>
      <w:szCs w:val="22"/>
      <w:u w:val="single"/>
      <w:lang w:val="es-ES_tradnl"/>
    </w:rPr>
  </w:style>
  <w:style w:type="character" w:customStyle="1" w:styleId="PuntostablasCar">
    <w:name w:val="Puntos tablas Car"/>
    <w:basedOn w:val="DefaultParagraphFont"/>
    <w:uiPriority w:val="99"/>
    <w:rsid w:val="00375B5F"/>
    <w:rPr>
      <w:rFonts w:cs="Calibri"/>
      <w:color w:val="404040"/>
      <w:sz w:val="22"/>
      <w:lang w:eastAsia="en-US"/>
    </w:rPr>
  </w:style>
  <w:style w:type="paragraph" w:customStyle="1" w:styleId="Listavietas1">
    <w:name w:val="Lista viñetas 1"/>
    <w:basedOn w:val="Normal"/>
    <w:link w:val="Listavietas1CarCar"/>
    <w:uiPriority w:val="99"/>
    <w:rsid w:val="00375B5F"/>
    <w:pPr>
      <w:numPr>
        <w:numId w:val="55"/>
      </w:numPr>
      <w:spacing w:after="0"/>
      <w:jc w:val="both"/>
    </w:pPr>
    <w:rPr>
      <w:rFonts w:ascii="Verdana" w:hAnsi="Verdana" w:cs="Verdana"/>
      <w:sz w:val="20"/>
      <w:szCs w:val="20"/>
      <w:lang w:val="pt-BR" w:eastAsia="es-ES"/>
    </w:rPr>
  </w:style>
  <w:style w:type="character" w:customStyle="1" w:styleId="Listavietas1CarCar">
    <w:name w:val="Lista viñetas 1 Car Car"/>
    <w:basedOn w:val="DefaultParagraphFont"/>
    <w:link w:val="Listavietas1"/>
    <w:uiPriority w:val="99"/>
    <w:locked/>
    <w:rsid w:val="00375B5F"/>
    <w:rPr>
      <w:rFonts w:ascii="Verdana" w:eastAsia="Times New Roman" w:hAnsi="Verdana" w:cs="Verdana"/>
      <w:lang w:val="pt-BR" w:eastAsia="es-ES"/>
    </w:rPr>
  </w:style>
  <w:style w:type="paragraph" w:customStyle="1" w:styleId="EnagsVieta1">
    <w:name w:val="Enagás Viñeta 1"/>
    <w:basedOn w:val="Normal"/>
    <w:rsid w:val="00375B5F"/>
    <w:pPr>
      <w:numPr>
        <w:numId w:val="54"/>
      </w:numPr>
      <w:tabs>
        <w:tab w:val="clear" w:pos="2585"/>
        <w:tab w:val="left" w:pos="851"/>
      </w:tabs>
      <w:spacing w:after="120"/>
      <w:ind w:left="851" w:hanging="425"/>
      <w:jc w:val="both"/>
    </w:pPr>
    <w:rPr>
      <w:rFonts w:ascii="Verdana" w:hAnsi="Verdana"/>
      <w:szCs w:val="20"/>
      <w:lang w:val="es-ES" w:eastAsia="es-ES"/>
    </w:rPr>
  </w:style>
  <w:style w:type="paragraph" w:customStyle="1" w:styleId="PuntosTablas0">
    <w:name w:val="Puntos Tablas"/>
    <w:basedOn w:val="Puntostablas"/>
    <w:link w:val="PuntosTablasChar0"/>
    <w:qFormat/>
    <w:rsid w:val="00375B5F"/>
    <w:pPr>
      <w:numPr>
        <w:numId w:val="56"/>
      </w:numPr>
      <w:spacing w:after="0"/>
    </w:pPr>
    <w:rPr>
      <w:sz w:val="18"/>
      <w:szCs w:val="18"/>
      <w:lang w:val="es-ES_tradnl"/>
    </w:rPr>
  </w:style>
  <w:style w:type="character" w:customStyle="1" w:styleId="PuntosTablasChar0">
    <w:name w:val="Puntos Tablas Char"/>
    <w:basedOn w:val="PuntostablasCar"/>
    <w:link w:val="PuntosTablas0"/>
    <w:rsid w:val="00375B5F"/>
    <w:rPr>
      <w:rFonts w:cs="Calibri"/>
      <w:color w:val="404040"/>
      <w:sz w:val="18"/>
      <w:szCs w:val="18"/>
      <w:lang w:val="es-ES_tradnl" w:eastAsia="en-US"/>
    </w:rPr>
  </w:style>
  <w:style w:type="table" w:customStyle="1" w:styleId="LightList-Accent11">
    <w:name w:val="Light List - Accent 11"/>
    <w:basedOn w:val="TableNormal"/>
    <w:uiPriority w:val="61"/>
    <w:rsid w:val="00375B5F"/>
    <w:rPr>
      <w:lang w:val="es-ES" w:eastAsia="es-E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abla-Sepe">
    <w:name w:val="Tabla - Sepe"/>
    <w:basedOn w:val="OfertaArial10"/>
    <w:link w:val="Tabla-SepeChar"/>
    <w:qFormat/>
    <w:rsid w:val="00B649D2"/>
    <w:pPr>
      <w:spacing w:before="0" w:after="0" w:line="240" w:lineRule="auto"/>
    </w:pPr>
    <w:rPr>
      <w:sz w:val="18"/>
    </w:rPr>
  </w:style>
  <w:style w:type="paragraph" w:customStyle="1" w:styleId="Sepe-Subtitle">
    <w:name w:val="Sepe - Subtitle"/>
    <w:basedOn w:val="Normal"/>
    <w:link w:val="Sepe-SubtitleChar"/>
    <w:qFormat/>
    <w:rsid w:val="004B3FE7"/>
    <w:rPr>
      <w:rFonts w:ascii="Arial Bold" w:hAnsi="Arial Bold"/>
      <w:b/>
      <w:i/>
      <w:smallCaps/>
      <w:color w:val="C0504D" w:themeColor="accent2"/>
      <w:sz w:val="24"/>
      <w:u w:val="single"/>
    </w:rPr>
  </w:style>
  <w:style w:type="character" w:customStyle="1" w:styleId="Tabla-SepeChar">
    <w:name w:val="Tabla - Sepe Char"/>
    <w:basedOn w:val="OfertaArial10Char"/>
    <w:link w:val="Tabla-Sepe"/>
    <w:rsid w:val="00B649D2"/>
    <w:rPr>
      <w:rFonts w:ascii="Arial" w:eastAsia="Times New Roman" w:hAnsi="Arial" w:cs="Arial"/>
      <w:color w:val="1F497D"/>
      <w:sz w:val="18"/>
      <w:szCs w:val="24"/>
      <w:lang w:val="es-ES_tradnl" w:eastAsia="en-CA"/>
    </w:rPr>
  </w:style>
  <w:style w:type="paragraph" w:customStyle="1" w:styleId="Sepe-Titulo">
    <w:name w:val="Sepe - Titulo"/>
    <w:basedOn w:val="Normal"/>
    <w:link w:val="Sepe-TituloChar"/>
    <w:qFormat/>
    <w:rsid w:val="004B3FE7"/>
    <w:rPr>
      <w:rFonts w:ascii="Arial" w:hAnsi="Arial" w:cs="Arial"/>
      <w:b/>
      <w:color w:val="1F497D" w:themeColor="text2"/>
      <w:sz w:val="28"/>
      <w:szCs w:val="28"/>
    </w:rPr>
  </w:style>
  <w:style w:type="character" w:customStyle="1" w:styleId="Sepe-SubtitleChar">
    <w:name w:val="Sepe - Subtitle Char"/>
    <w:basedOn w:val="DefaultParagraphFont"/>
    <w:link w:val="Sepe-Subtitle"/>
    <w:rsid w:val="004B3FE7"/>
    <w:rPr>
      <w:rFonts w:ascii="Arial Bold" w:eastAsia="Times New Roman" w:hAnsi="Arial Bold"/>
      <w:b/>
      <w:i/>
      <w:smallCaps/>
      <w:color w:val="C0504D" w:themeColor="accent2"/>
      <w:sz w:val="24"/>
      <w:szCs w:val="24"/>
      <w:u w:val="single"/>
      <w:lang w:val="es-ES_tradnl" w:eastAsia="en-CA"/>
    </w:rPr>
  </w:style>
  <w:style w:type="paragraph" w:customStyle="1" w:styleId="traspa">
    <w:name w:val="traspa"/>
    <w:basedOn w:val="Normal"/>
    <w:rsid w:val="002323B0"/>
    <w:pPr>
      <w:numPr>
        <w:numId w:val="57"/>
      </w:numPr>
      <w:spacing w:before="60" w:after="0"/>
      <w:jc w:val="both"/>
    </w:pPr>
    <w:rPr>
      <w:rFonts w:ascii="Arial" w:hAnsi="Arial"/>
      <w:sz w:val="20"/>
      <w:szCs w:val="20"/>
      <w:lang w:val="es-ES" w:eastAsia="es-ES"/>
    </w:rPr>
  </w:style>
  <w:style w:type="character" w:customStyle="1" w:styleId="Sepe-TituloChar">
    <w:name w:val="Sepe - Titulo Char"/>
    <w:basedOn w:val="DefaultParagraphFont"/>
    <w:link w:val="Sepe-Titulo"/>
    <w:rsid w:val="004B3FE7"/>
    <w:rPr>
      <w:rFonts w:ascii="Arial" w:eastAsia="Times New Roman" w:hAnsi="Arial" w:cs="Arial"/>
      <w:b/>
      <w:color w:val="1F497D" w:themeColor="text2"/>
      <w:sz w:val="28"/>
      <w:szCs w:val="28"/>
      <w:lang w:val="es-ES_tradnl" w:eastAsia="en-CA"/>
    </w:rPr>
  </w:style>
  <w:style w:type="character" w:styleId="PlaceholderText">
    <w:name w:val="Placeholder Text"/>
    <w:basedOn w:val="DefaultParagraphFont"/>
    <w:uiPriority w:val="99"/>
    <w:semiHidden/>
    <w:rsid w:val="00876180"/>
    <w:rPr>
      <w:color w:val="808080"/>
    </w:rPr>
  </w:style>
  <w:style w:type="paragraph" w:customStyle="1" w:styleId="Style2-BIS">
    <w:name w:val="Style2-BIS"/>
    <w:basedOn w:val="Heading3"/>
    <w:link w:val="Style2-BISChar"/>
    <w:qFormat/>
    <w:rsid w:val="002E4D09"/>
    <w:pPr>
      <w:keepLines/>
      <w:numPr>
        <w:ilvl w:val="3"/>
        <w:numId w:val="60"/>
      </w:numPr>
      <w:tabs>
        <w:tab w:val="clear" w:pos="567"/>
      </w:tabs>
      <w:spacing w:before="240"/>
    </w:pPr>
    <w:rPr>
      <w:lang w:val="es-ES_tradnl"/>
    </w:rPr>
  </w:style>
  <w:style w:type="character" w:customStyle="1" w:styleId="Style2-BISChar">
    <w:name w:val="Style2-BIS Char"/>
    <w:basedOn w:val="Heading3Char"/>
    <w:link w:val="Style2-BIS"/>
    <w:rsid w:val="002E4D09"/>
    <w:rPr>
      <w:rFonts w:ascii="Arial" w:eastAsia="Times New Roman" w:hAnsi="Arial" w:cs="Arial"/>
      <w:b/>
      <w:bCs/>
      <w:color w:val="003366"/>
      <w:sz w:val="28"/>
      <w:szCs w:val="26"/>
      <w:lang w:val="es-ES_tradnl" w:eastAsia="en-CA"/>
    </w:rPr>
  </w:style>
  <w:style w:type="paragraph" w:customStyle="1" w:styleId="Style4">
    <w:name w:val="Style4"/>
    <w:basedOn w:val="Normal"/>
    <w:rsid w:val="00B8471B"/>
    <w:pPr>
      <w:numPr>
        <w:numId w:val="59"/>
      </w:numPr>
      <w:spacing w:after="0" w:line="288" w:lineRule="auto"/>
      <w:jc w:val="both"/>
    </w:pPr>
    <w:rPr>
      <w:rFonts w:ascii="Arial" w:eastAsiaTheme="minorHAnsi" w:hAnsi="Arial" w:cs="Arial"/>
      <w:color w:val="000000"/>
      <w:szCs w:val="22"/>
      <w:lang w:val="es-ES" w:eastAsia="es-ES"/>
    </w:rPr>
  </w:style>
  <w:style w:type="character" w:customStyle="1" w:styleId="IndexenTablasChar">
    <w:name w:val="Index en Tablas Char"/>
    <w:basedOn w:val="DefaultParagraphFont"/>
    <w:link w:val="IndexenTablas"/>
    <w:locked/>
    <w:rsid w:val="00B8471B"/>
    <w:rPr>
      <w:rFonts w:ascii="Arial" w:hAnsi="Arial" w:cs="Arial"/>
      <w:color w:val="000000"/>
    </w:rPr>
  </w:style>
  <w:style w:type="paragraph" w:customStyle="1" w:styleId="IndexenTablas">
    <w:name w:val="Index en Tablas"/>
    <w:basedOn w:val="Normal"/>
    <w:link w:val="IndexenTablasChar"/>
    <w:rsid w:val="00B8471B"/>
    <w:pPr>
      <w:spacing w:after="0" w:line="288" w:lineRule="auto"/>
      <w:ind w:left="709" w:hanging="709"/>
    </w:pPr>
    <w:rPr>
      <w:rFonts w:ascii="Arial" w:eastAsia="Calibri" w:hAnsi="Arial" w:cs="Arial"/>
      <w:color w:val="000000"/>
      <w:sz w:val="20"/>
      <w:szCs w:val="20"/>
      <w:lang w:val="en-US" w:eastAsia="en-US"/>
    </w:rPr>
  </w:style>
  <w:style w:type="character" w:customStyle="1" w:styleId="EstilonormalentablasChar">
    <w:name w:val="Estilo normal en tablas Char"/>
    <w:basedOn w:val="DefaultParagraphFont"/>
    <w:link w:val="Estilonormalentablas"/>
    <w:locked/>
    <w:rsid w:val="00B8471B"/>
    <w:rPr>
      <w:rFonts w:ascii="Arial" w:hAnsi="Arial" w:cs="Arial"/>
    </w:rPr>
  </w:style>
  <w:style w:type="paragraph" w:customStyle="1" w:styleId="Estilonormalentablas">
    <w:name w:val="Estilo normal en tablas"/>
    <w:basedOn w:val="Normal"/>
    <w:link w:val="EstilonormalentablasChar"/>
    <w:rsid w:val="00B8471B"/>
    <w:pPr>
      <w:spacing w:before="120" w:after="120"/>
      <w:jc w:val="both"/>
    </w:pPr>
    <w:rPr>
      <w:rFonts w:ascii="Arial" w:eastAsia="Calibri" w:hAnsi="Arial" w:cs="Arial"/>
      <w:sz w:val="20"/>
      <w:szCs w:val="20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0D4E"/>
    <w:rPr>
      <w:color w:val="808080"/>
      <w:shd w:val="clear" w:color="auto" w:fill="E6E6E6"/>
    </w:rPr>
  </w:style>
  <w:style w:type="table" w:styleId="GridTable5Dark-Accent1">
    <w:name w:val="Grid Table 5 Dark Accent 1"/>
    <w:basedOn w:val="TableNormal"/>
    <w:uiPriority w:val="50"/>
    <w:rsid w:val="0002513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6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568">
      <w:bodyDiv w:val="1"/>
      <w:marLeft w:val="27"/>
      <w:marRight w:val="27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2737">
                  <w:marLeft w:val="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5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1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078">
                  <w:marLeft w:val="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7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9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subdirecciones2013.central.sepg.minhac.age/sitios/SGACC/Calidad/Documentos%20compartidos/AN%C3%81LISIS%20DE%20C%C3%93DIGO%20EST%C3%81TICO/DOCUMENTACION/IGAE_Quality%20Model_v0.1.xls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microsoft.com/office/2016/09/relationships/commentsIds" Target="commentsIds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microsoft.com/office/2011/relationships/commentsExtended" Target="commentsExtended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comments" Target="comments.xml"/><Relationship Id="rId27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8BEA23C796E3E4B822943BC01A8BA90" ma:contentTypeVersion="0" ma:contentTypeDescription="Crear nuevo documento." ma:contentTypeScope="" ma:versionID="4567c58abd10afb3c7369d110c21800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97CF1-0899-45F5-A22F-63466BFD76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1440AA-AC54-45F2-8080-4FF24E0E5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7AD0FC2-1C8F-4750-B27C-297F38528F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65757D6-54E2-4545-AEB7-57046812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</Pages>
  <Words>1524</Words>
  <Characters>8387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Servicio de AECF</vt:lpstr>
      <vt:lpstr>Servicio de AECF</vt:lpstr>
    </vt:vector>
  </TitlesOfParts>
  <Company>capgemini</Company>
  <LinksUpToDate>false</LinksUpToDate>
  <CharactersWithSpaces>9892</CharactersWithSpaces>
  <SharedDoc>false</SharedDoc>
  <HLinks>
    <vt:vector size="324" baseType="variant">
      <vt:variant>
        <vt:i4>6160397</vt:i4>
      </vt:variant>
      <vt:variant>
        <vt:i4>315</vt:i4>
      </vt:variant>
      <vt:variant>
        <vt:i4>0</vt:i4>
      </vt:variant>
      <vt:variant>
        <vt:i4>5</vt:i4>
      </vt:variant>
      <vt:variant>
        <vt:lpwstr>http://www.es.sogeti.com/Quienes-somos1/Sogeti-en-cifras-y-clientes/</vt:lpwstr>
      </vt:variant>
      <vt:variant>
        <vt:lpwstr/>
      </vt:variant>
      <vt:variant>
        <vt:i4>3866732</vt:i4>
      </vt:variant>
      <vt:variant>
        <vt:i4>312</vt:i4>
      </vt:variant>
      <vt:variant>
        <vt:i4>0</vt:i4>
      </vt:variant>
      <vt:variant>
        <vt:i4>5</vt:i4>
      </vt:variant>
      <vt:variant>
        <vt:lpwstr>http://www.es.sogeti.com/PageFiles/167/14-01-2011 Sector Financiero y Administraci%c3%b3n P%c3%bablica los segmentos que m%c3%a1s demandaron Testing en 2010 en Espa%c3%b1a.pdf</vt:lpwstr>
      </vt:variant>
      <vt:variant>
        <vt:lpwstr/>
      </vt:variant>
      <vt:variant>
        <vt:i4>3604594</vt:i4>
      </vt:variant>
      <vt:variant>
        <vt:i4>309</vt:i4>
      </vt:variant>
      <vt:variant>
        <vt:i4>0</vt:i4>
      </vt:variant>
      <vt:variant>
        <vt:i4>5</vt:i4>
      </vt:variant>
      <vt:variant>
        <vt:lpwstr>http://www.es.sogeti.com/PageFiles/167/Telef%c3%b3nica elige a Sogeti para validar las aplicaciones que comercialziar%c3%a1 en su tienda online BlueVia.pdf</vt:lpwstr>
      </vt:variant>
      <vt:variant>
        <vt:lpwstr/>
      </vt:variant>
      <vt:variant>
        <vt:i4>3932219</vt:i4>
      </vt:variant>
      <vt:variant>
        <vt:i4>306</vt:i4>
      </vt:variant>
      <vt:variant>
        <vt:i4>0</vt:i4>
      </vt:variant>
      <vt:variant>
        <vt:i4>5</vt:i4>
      </vt:variant>
      <vt:variant>
        <vt:lpwstr>http://www.es.sogeti.com/PageFiles/167/16 06 2011 El 77  de las empresas chinas migrar%c3%a1n a cloud el pr%c3%b3ximo a%c3%b1o.pdf</vt:lpwstr>
      </vt:variant>
      <vt:variant>
        <vt:lpwstr/>
      </vt:variant>
      <vt:variant>
        <vt:i4>3604600</vt:i4>
      </vt:variant>
      <vt:variant>
        <vt:i4>303</vt:i4>
      </vt:variant>
      <vt:variant>
        <vt:i4>0</vt:i4>
      </vt:variant>
      <vt:variant>
        <vt:i4>5</vt:i4>
      </vt:variant>
      <vt:variant>
        <vt:lpwstr>http://www.es.sogeti.com/PageFiles/167/27 06 2011 Sogeti ve imparable el crecimiento del cloud .pdf</vt:lpwstr>
      </vt:variant>
      <vt:variant>
        <vt:lpwstr/>
      </vt:variant>
      <vt:variant>
        <vt:i4>7078005</vt:i4>
      </vt:variant>
      <vt:variant>
        <vt:i4>300</vt:i4>
      </vt:variant>
      <vt:variant>
        <vt:i4>0</vt:i4>
      </vt:variant>
      <vt:variant>
        <vt:i4>5</vt:i4>
      </vt:variant>
      <vt:variant>
        <vt:lpwstr>http://www.idg.es/computerworld/relacionadas.aspx?cl=sogeti</vt:lpwstr>
      </vt:variant>
      <vt:variant>
        <vt:lpwstr/>
      </vt:variant>
      <vt:variant>
        <vt:i4>2424952</vt:i4>
      </vt:variant>
      <vt:variant>
        <vt:i4>297</vt:i4>
      </vt:variant>
      <vt:variant>
        <vt:i4>0</vt:i4>
      </vt:variant>
      <vt:variant>
        <vt:i4>5</vt:i4>
      </vt:variant>
      <vt:variant>
        <vt:lpwstr>http://www.idg.es/computerworld/Capgemini-unifica-su-propuesta-de-testing-/seccion-actualidad/noticia-91005</vt:lpwstr>
      </vt:variant>
      <vt:variant>
        <vt:lpwstr/>
      </vt:variant>
      <vt:variant>
        <vt:i4>7995431</vt:i4>
      </vt:variant>
      <vt:variant>
        <vt:i4>294</vt:i4>
      </vt:variant>
      <vt:variant>
        <vt:i4>0</vt:i4>
      </vt:variant>
      <vt:variant>
        <vt:i4>5</vt:i4>
      </vt:variant>
      <vt:variant>
        <vt:lpwstr>http://www.es.sogeti.com/PageFiles/167/XX 10 2011 Sogeti pone en marcha TMap Topics.pdf</vt:lpwstr>
      </vt:variant>
      <vt:variant>
        <vt:lpwstr/>
      </vt:variant>
      <vt:variant>
        <vt:i4>7733288</vt:i4>
      </vt:variant>
      <vt:variant>
        <vt:i4>291</vt:i4>
      </vt:variant>
      <vt:variant>
        <vt:i4>0</vt:i4>
      </vt:variant>
      <vt:variant>
        <vt:i4>5</vt:i4>
      </vt:variant>
      <vt:variant>
        <vt:lpwstr>http://www.es.sogeti.com/PageFiles/167/WQR.pdf</vt:lpwstr>
      </vt:variant>
      <vt:variant>
        <vt:lpwstr/>
      </vt:variant>
      <vt:variant>
        <vt:i4>327684</vt:i4>
      </vt:variant>
      <vt:variant>
        <vt:i4>288</vt:i4>
      </vt:variant>
      <vt:variant>
        <vt:i4>0</vt:i4>
      </vt:variant>
      <vt:variant>
        <vt:i4>5</vt:i4>
      </vt:variant>
      <vt:variant>
        <vt:lpwstr>http://www.es.sogeti.com/PageFiles/167/Sogeti e IBM crean una alianza en el entorno del Testing .pdf</vt:lpwstr>
      </vt:variant>
      <vt:variant>
        <vt:lpwstr/>
      </vt:variant>
      <vt:variant>
        <vt:i4>720975</vt:i4>
      </vt:variant>
      <vt:variant>
        <vt:i4>285</vt:i4>
      </vt:variant>
      <vt:variant>
        <vt:i4>0</vt:i4>
      </vt:variant>
      <vt:variant>
        <vt:i4>5</vt:i4>
      </vt:variant>
      <vt:variant>
        <vt:lpwstr>http://www.es.sogeti.com/PageFiles/167/Sogeti logra los premios IBM Bacon Awards.pdf</vt:lpwstr>
      </vt:variant>
      <vt:variant>
        <vt:lpwstr/>
      </vt:variant>
      <vt:variant>
        <vt:i4>3473480</vt:i4>
      </vt:variant>
      <vt:variant>
        <vt:i4>282</vt:i4>
      </vt:variant>
      <vt:variant>
        <vt:i4>0</vt:i4>
      </vt:variant>
      <vt:variant>
        <vt:i4>5</vt:i4>
      </vt:variant>
      <vt:variant>
        <vt:lpwstr>http://www.es.sogeti.com/PageFiles/167/Sogeti_celebrates_25_QA.pdf</vt:lpwstr>
      </vt:variant>
      <vt:variant>
        <vt:lpwstr/>
      </vt:variant>
      <vt:variant>
        <vt:i4>3932275</vt:i4>
      </vt:variant>
      <vt:variant>
        <vt:i4>279</vt:i4>
      </vt:variant>
      <vt:variant>
        <vt:i4>0</vt:i4>
      </vt:variant>
      <vt:variant>
        <vt:i4>5</vt:i4>
      </vt:variant>
      <vt:variant>
        <vt:lpwstr>http://www.es.sogeti.com/PageFiles/167/Sogeti_lider_testing.pdf</vt:lpwstr>
      </vt:variant>
      <vt:variant>
        <vt:lpwstr/>
      </vt:variant>
      <vt:variant>
        <vt:i4>7078007</vt:i4>
      </vt:variant>
      <vt:variant>
        <vt:i4>276</vt:i4>
      </vt:variant>
      <vt:variant>
        <vt:i4>0</vt:i4>
      </vt:variant>
      <vt:variant>
        <vt:i4>5</vt:i4>
      </vt:variant>
      <vt:variant>
        <vt:lpwstr>http://www.es.sogeti.com/PageFiles/167/27-12-2011 Grupo Capgemini reconocido como la organizaci%c3%b3n m%c3%a1s innovadora en mercado EMEA.pdf</vt:lpwstr>
      </vt:variant>
      <vt:variant>
        <vt:lpwstr/>
      </vt:variant>
      <vt:variant>
        <vt:i4>4915324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_Matriz_de_madurez</vt:lpwstr>
      </vt:variant>
      <vt:variant>
        <vt:i4>6488170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PuntosDeControl</vt:lpwstr>
      </vt:variant>
      <vt:variant>
        <vt:i4>9437193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_Áreas_clave</vt:lpwstr>
      </vt:variant>
      <vt:variant>
        <vt:i4>458806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_Niveles</vt:lpwstr>
      </vt:variant>
      <vt:variant>
        <vt:i4>7012398</vt:i4>
      </vt:variant>
      <vt:variant>
        <vt:i4>219</vt:i4>
      </vt:variant>
      <vt:variant>
        <vt:i4>0</vt:i4>
      </vt:variant>
      <vt:variant>
        <vt:i4>5</vt:i4>
      </vt:variant>
      <vt:variant>
        <vt:lpwstr>http://es.wikipedia.org/w/index.php?title=Sogeti&amp;action=edit&amp;redlink=1</vt:lpwstr>
      </vt:variant>
      <vt:variant>
        <vt:lpwstr/>
      </vt:variant>
      <vt:variant>
        <vt:i4>1572924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_Toc349658352</vt:lpwstr>
      </vt:variant>
      <vt:variant>
        <vt:i4>1572924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_Toc349658351</vt:lpwstr>
      </vt:variant>
      <vt:variant>
        <vt:i4>1572924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_Toc349658350</vt:lpwstr>
      </vt:variant>
      <vt:variant>
        <vt:i4>1638460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_Toc349658349</vt:lpwstr>
      </vt:variant>
      <vt:variant>
        <vt:i4>1638460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_Toc349658348</vt:lpwstr>
      </vt:variant>
      <vt:variant>
        <vt:i4>1638460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_Toc349658347</vt:lpwstr>
      </vt:variant>
      <vt:variant>
        <vt:i4>1638460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_Toc349658346</vt:lpwstr>
      </vt:variant>
      <vt:variant>
        <vt:i4>1638460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_Toc349658345</vt:lpwstr>
      </vt:variant>
      <vt:variant>
        <vt:i4>1638460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_Toc349658344</vt:lpwstr>
      </vt:variant>
      <vt:variant>
        <vt:i4>1638460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_Toc349658343</vt:lpwstr>
      </vt:variant>
      <vt:variant>
        <vt:i4>1638460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_Toc349658342</vt:lpwstr>
      </vt:variant>
      <vt:variant>
        <vt:i4>1638460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_Toc349658341</vt:lpwstr>
      </vt:variant>
      <vt:variant>
        <vt:i4>1638460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_Toc349658340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_Toc349658339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_Toc349658338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_Toc349658337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_Toc349658334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_Toc349658333</vt:lpwstr>
      </vt:variant>
      <vt:variant>
        <vt:i4>1966140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_Toc349658332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_Toc349658331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_Toc349658330</vt:lpwstr>
      </vt:variant>
      <vt:variant>
        <vt:i4>2031676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_Toc349658329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_Toc349658328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_Toc349658322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_Toc349658321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_Toc349658320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_Toc349658319</vt:lpwstr>
      </vt:variant>
      <vt:variant>
        <vt:i4>1835068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_Toc349658318</vt:lpwstr>
      </vt:variant>
      <vt:variant>
        <vt:i4>1835068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_Toc349658317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_Toc349658316</vt:lpwstr>
      </vt:variant>
      <vt:variant>
        <vt:i4>1835068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_Toc349658315</vt:lpwstr>
      </vt:variant>
      <vt:variant>
        <vt:i4>1835068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_Toc349658314</vt:lpwstr>
      </vt:variant>
      <vt:variant>
        <vt:i4>1835068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_Toc349658313</vt:lpwstr>
      </vt:variant>
      <vt:variant>
        <vt:i4>1835068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_Toc349658312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_Toc349658311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Servicio de AECF</dc:title>
  <dc:subject>IGAE</dc:subject>
  <dc:creator>SOGETI</dc:creator>
  <cp:lastModifiedBy>Pradas Sacristan, Josue</cp:lastModifiedBy>
  <cp:revision>40</cp:revision>
  <cp:lastPrinted>2018-04-03T08:08:00Z</cp:lastPrinted>
  <dcterms:created xsi:type="dcterms:W3CDTF">2018-07-13T09:04:00Z</dcterms:created>
  <dcterms:modified xsi:type="dcterms:W3CDTF">2018-10-26T08:20:00Z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0x010100F8BEA23C796E3E4B822943BC01A8BA90</vt:lpwstr>
  </property>
</Properties>
</file>